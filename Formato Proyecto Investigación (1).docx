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7EEA9" w14:textId="77777777" w:rsidR="008420A7" w:rsidRDefault="00404409" w:rsidP="00961822">
      <w:pPr>
        <w:pStyle w:val="Normal1"/>
        <w:rPr>
          <w:rFonts w:cs="Times New Roman"/>
          <w:szCs w:val="24"/>
        </w:rPr>
      </w:pPr>
      <w:commentRangeStart w:id="0"/>
      <w:commentRangeEnd w:id="0"/>
      <w:r>
        <w:rPr>
          <w:rStyle w:val="Refdecomentario"/>
          <w:rFonts w:cs="Times New Roman"/>
          <w:sz w:val="24"/>
          <w:szCs w:val="24"/>
        </w:rPr>
        <w:commentReference w:id="0"/>
      </w:r>
    </w:p>
    <w:p w14:paraId="2F9168FC" w14:textId="77777777" w:rsidR="008420A7" w:rsidRDefault="008420A7" w:rsidP="00C118A3">
      <w:pPr>
        <w:jc w:val="center"/>
        <w:rPr>
          <w:rFonts w:cs="Times New Roman"/>
          <w:szCs w:val="24"/>
        </w:rPr>
      </w:pPr>
    </w:p>
    <w:p w14:paraId="47D9BA01" w14:textId="77777777" w:rsidR="008420A7" w:rsidRDefault="008420A7" w:rsidP="00C118A3">
      <w:pPr>
        <w:jc w:val="center"/>
        <w:rPr>
          <w:rFonts w:cs="Times New Roman"/>
          <w:szCs w:val="24"/>
        </w:rPr>
      </w:pPr>
    </w:p>
    <w:p w14:paraId="495DBA38" w14:textId="77777777" w:rsidR="008420A7" w:rsidRDefault="008420A7" w:rsidP="00C118A3">
      <w:pPr>
        <w:jc w:val="center"/>
        <w:rPr>
          <w:rFonts w:cs="Times New Roman"/>
          <w:szCs w:val="24"/>
        </w:rPr>
      </w:pPr>
    </w:p>
    <w:p w14:paraId="3906BE8C" w14:textId="5273CBBB" w:rsidR="00013939" w:rsidRDefault="00F45CE0" w:rsidP="00573C21">
      <w:pPr>
        <w:jc w:val="center"/>
        <w:rPr>
          <w:rFonts w:cs="Times New Roman"/>
          <w:b/>
          <w:bCs/>
        </w:rPr>
      </w:pPr>
      <w:r w:rsidRPr="00F45CE0">
        <w:rPr>
          <w:rFonts w:cs="Times New Roman"/>
          <w:b/>
          <w:bCs/>
        </w:rPr>
        <w:t xml:space="preserve">Diseño de un sistema RFID para control e identificación </w:t>
      </w:r>
      <w:r w:rsidR="00C028DE">
        <w:rPr>
          <w:rFonts w:cs="Times New Roman"/>
          <w:b/>
          <w:bCs/>
        </w:rPr>
        <w:t>eficientes</w:t>
      </w:r>
      <w:r w:rsidR="00C028DE" w:rsidRPr="00F45CE0">
        <w:rPr>
          <w:rFonts w:cs="Times New Roman"/>
          <w:b/>
          <w:bCs/>
        </w:rPr>
        <w:t xml:space="preserve"> </w:t>
      </w:r>
      <w:r w:rsidRPr="00F45CE0">
        <w:rPr>
          <w:rFonts w:cs="Times New Roman"/>
          <w:b/>
          <w:bCs/>
        </w:rPr>
        <w:t>de libros</w:t>
      </w:r>
    </w:p>
    <w:p w14:paraId="09F34A7C" w14:textId="77777777" w:rsidR="00F45CE0" w:rsidRPr="000511AB" w:rsidRDefault="00F45CE0" w:rsidP="00573C21">
      <w:pPr>
        <w:jc w:val="center"/>
        <w:rPr>
          <w:rFonts w:cs="Times New Roman"/>
          <w:szCs w:val="24"/>
        </w:rPr>
      </w:pPr>
    </w:p>
    <w:p w14:paraId="6450EB07" w14:textId="5D25CF60" w:rsidR="00F15413" w:rsidRDefault="3E27667B" w:rsidP="3E27667B">
      <w:pPr>
        <w:jc w:val="center"/>
        <w:rPr>
          <w:rFonts w:cs="Times New Roman"/>
        </w:rPr>
      </w:pPr>
      <w:r w:rsidRPr="3E27667B">
        <w:rPr>
          <w:rFonts w:cs="Times New Roman"/>
        </w:rPr>
        <w:t xml:space="preserve">Julián Cifuentes Vásquez </w:t>
      </w:r>
    </w:p>
    <w:p w14:paraId="24E1108E" w14:textId="50A3C68D" w:rsidR="3E27667B" w:rsidRDefault="3E27667B" w:rsidP="3E27667B">
      <w:pPr>
        <w:jc w:val="center"/>
        <w:rPr>
          <w:rFonts w:cs="Times New Roman"/>
        </w:rPr>
      </w:pPr>
      <w:r w:rsidRPr="3E27667B">
        <w:rPr>
          <w:rFonts w:cs="Times New Roman"/>
        </w:rPr>
        <w:t>Santiago López Puerta</w:t>
      </w:r>
    </w:p>
    <w:p w14:paraId="3367E7A9" w14:textId="4994F2F2" w:rsidR="3E27667B" w:rsidRDefault="00C028DE" w:rsidP="3E27667B">
      <w:pPr>
        <w:jc w:val="center"/>
        <w:rPr>
          <w:rFonts w:cs="Times New Roman"/>
        </w:rPr>
      </w:pPr>
      <w:r>
        <w:rPr>
          <w:rFonts w:cs="Times New Roman"/>
        </w:rPr>
        <w:t>Tomás</w:t>
      </w:r>
      <w:r w:rsidRPr="3E27667B">
        <w:rPr>
          <w:rFonts w:cs="Times New Roman"/>
        </w:rPr>
        <w:t xml:space="preserve"> </w:t>
      </w:r>
      <w:r w:rsidR="3E27667B" w:rsidRPr="3E27667B">
        <w:rPr>
          <w:rFonts w:cs="Times New Roman"/>
        </w:rPr>
        <w:t>Muñoz Alzate</w:t>
      </w:r>
    </w:p>
    <w:p w14:paraId="1D0CB357" w14:textId="77777777" w:rsidR="008B725B" w:rsidRPr="003F3506" w:rsidRDefault="008B725B" w:rsidP="003028E4">
      <w:pPr>
        <w:jc w:val="center"/>
        <w:rPr>
          <w:rFonts w:cs="Times New Roman"/>
          <w:szCs w:val="24"/>
        </w:rPr>
      </w:pPr>
    </w:p>
    <w:p w14:paraId="7ED3F2B0" w14:textId="77777777" w:rsidR="00013939" w:rsidRPr="000511AB" w:rsidRDefault="00013939" w:rsidP="00573C21">
      <w:pPr>
        <w:jc w:val="center"/>
        <w:rPr>
          <w:rFonts w:cs="Times New Roman"/>
          <w:szCs w:val="24"/>
        </w:rPr>
      </w:pPr>
    </w:p>
    <w:p w14:paraId="67D36C4F" w14:textId="406C4C36" w:rsidR="00573C21" w:rsidRDefault="3E27667B" w:rsidP="00C118A3">
      <w:pPr>
        <w:jc w:val="center"/>
        <w:rPr>
          <w:rStyle w:val="Estilo7"/>
        </w:rPr>
      </w:pPr>
      <w:r w:rsidRPr="3E27667B">
        <w:rPr>
          <w:rStyle w:val="Estilo7"/>
        </w:rPr>
        <w:t>Trabajo de grado para optar el título de Ingeniería Electrónica</w:t>
      </w:r>
    </w:p>
    <w:p w14:paraId="01B10A24" w14:textId="7FDEBB60" w:rsidR="008B725B" w:rsidRDefault="008B725B" w:rsidP="00C118A3">
      <w:pPr>
        <w:jc w:val="center"/>
        <w:rPr>
          <w:rFonts w:cs="Times New Roman"/>
          <w:szCs w:val="24"/>
        </w:rPr>
      </w:pPr>
    </w:p>
    <w:p w14:paraId="1EC749D7" w14:textId="77777777" w:rsidR="008B725B" w:rsidRPr="000511AB" w:rsidRDefault="008B725B" w:rsidP="00C118A3">
      <w:pPr>
        <w:jc w:val="center"/>
        <w:rPr>
          <w:rFonts w:cs="Times New Roman"/>
          <w:szCs w:val="24"/>
        </w:rPr>
      </w:pPr>
    </w:p>
    <w:p w14:paraId="6ABC0F61" w14:textId="77777777" w:rsidR="00013939" w:rsidRDefault="00013939" w:rsidP="00573C21">
      <w:pPr>
        <w:rPr>
          <w:rFonts w:cs="Times New Roman"/>
          <w:szCs w:val="24"/>
        </w:rPr>
      </w:pPr>
    </w:p>
    <w:p w14:paraId="4F84F8AA" w14:textId="2F277708" w:rsidR="00573C21" w:rsidRDefault="00573C21" w:rsidP="00EB42A0">
      <w:pPr>
        <w:pStyle w:val="PrrAPA"/>
        <w:jc w:val="center"/>
      </w:pPr>
      <w:r w:rsidRPr="000511AB">
        <w:t>Asesor</w:t>
      </w:r>
      <w:r w:rsidR="007676DC">
        <w:t xml:space="preserve">: </w:t>
      </w:r>
      <w:r w:rsidR="00997421">
        <w:t>Dubán Andrés Patiño Lopera</w:t>
      </w:r>
    </w:p>
    <w:p w14:paraId="1EB5F403" w14:textId="197EE50F" w:rsidR="00013939" w:rsidRDefault="006E7F2B" w:rsidP="006E7F2B">
      <w:pPr>
        <w:pStyle w:val="PrrAPA"/>
        <w:jc w:val="center"/>
      </w:pPr>
      <w:r>
        <w:t>Co-asesor: Julián Arango Toro</w:t>
      </w:r>
    </w:p>
    <w:p w14:paraId="75377F0D" w14:textId="77777777" w:rsidR="008B725B" w:rsidRDefault="008B725B" w:rsidP="00573C21">
      <w:pPr>
        <w:jc w:val="center"/>
        <w:rPr>
          <w:rFonts w:cs="Times New Roman"/>
          <w:szCs w:val="24"/>
        </w:rPr>
      </w:pPr>
    </w:p>
    <w:p w14:paraId="2BE74AFE" w14:textId="5729418E" w:rsidR="00573C21" w:rsidRDefault="00BF272D" w:rsidP="00B54F5F">
      <w:pPr>
        <w:jc w:val="center"/>
        <w:rPr>
          <w:rFonts w:cs="Times New Roman"/>
          <w:szCs w:val="24"/>
        </w:rPr>
      </w:pPr>
      <w:r>
        <w:rPr>
          <w:rFonts w:cs="Times New Roman"/>
          <w:szCs w:val="24"/>
        </w:rPr>
        <w:t xml:space="preserve">   </w:t>
      </w:r>
      <w:r w:rsidR="00B54F5F">
        <w:rPr>
          <w:noProof/>
        </w:rPr>
        <w:drawing>
          <wp:inline distT="0" distB="0" distL="0" distR="0" wp14:anchorId="69A325E4" wp14:editId="1AD721C8">
            <wp:extent cx="1275715" cy="813192"/>
            <wp:effectExtent l="0" t="0" r="635"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39259" cy="853698"/>
                    </a:xfrm>
                    <a:prstGeom prst="rect">
                      <a:avLst/>
                    </a:prstGeom>
                    <a:noFill/>
                    <a:ln>
                      <a:noFill/>
                    </a:ln>
                  </pic:spPr>
                </pic:pic>
              </a:graphicData>
            </a:graphic>
          </wp:inline>
        </w:drawing>
      </w:r>
    </w:p>
    <w:p w14:paraId="67E29316" w14:textId="77777777" w:rsidR="00013939" w:rsidRDefault="00013939" w:rsidP="003536EC">
      <w:pPr>
        <w:pStyle w:val="PrrAPA"/>
        <w:jc w:val="center"/>
        <w:rPr>
          <w:rStyle w:val="Estilo3"/>
        </w:rPr>
      </w:pPr>
    </w:p>
    <w:p w14:paraId="0FABEEE4" w14:textId="5EBB4F64" w:rsidR="00C37D71" w:rsidRDefault="008B725B" w:rsidP="00C118A3">
      <w:pPr>
        <w:jc w:val="center"/>
        <w:rPr>
          <w:rStyle w:val="Estilo3"/>
        </w:rPr>
      </w:pPr>
      <w:r>
        <w:rPr>
          <w:rStyle w:val="Estilo3"/>
        </w:rPr>
        <w:t>Institución Universitaria Salazar y Herrera</w:t>
      </w:r>
    </w:p>
    <w:p w14:paraId="36CBEDA4" w14:textId="4705C48F" w:rsidR="008B725B" w:rsidRDefault="3E27667B" w:rsidP="00BE05C3">
      <w:pPr>
        <w:jc w:val="center"/>
        <w:rPr>
          <w:rStyle w:val="TextocomentarioCar"/>
          <w:sz w:val="24"/>
          <w:szCs w:val="24"/>
        </w:rPr>
      </w:pPr>
      <w:r w:rsidRPr="3E27667B">
        <w:rPr>
          <w:rStyle w:val="TextocomentarioCar"/>
          <w:sz w:val="24"/>
          <w:szCs w:val="24"/>
        </w:rPr>
        <w:t>Ciencias Creativas</w:t>
      </w:r>
    </w:p>
    <w:p w14:paraId="22F25A01" w14:textId="4DF7CEF8" w:rsidR="008B725B" w:rsidRDefault="008B725B" w:rsidP="00BE05C3">
      <w:pPr>
        <w:jc w:val="center"/>
        <w:rPr>
          <w:szCs w:val="24"/>
        </w:rPr>
      </w:pPr>
      <w:r>
        <w:rPr>
          <w:szCs w:val="24"/>
        </w:rPr>
        <w:t>Medellín</w:t>
      </w:r>
    </w:p>
    <w:p w14:paraId="351D12C4" w14:textId="2D6F22DE" w:rsidR="00BE05C3" w:rsidRDefault="00BF272D" w:rsidP="3E27667B">
      <w:pPr>
        <w:jc w:val="center"/>
        <w:rPr>
          <w:rFonts w:cs="Times New Roman"/>
        </w:rPr>
      </w:pPr>
      <w:r>
        <w:rPr>
          <w:rFonts w:cs="Times New Roman"/>
        </w:rPr>
        <w:t>2026</w:t>
      </w:r>
    </w:p>
    <w:p w14:paraId="2604EC4B" w14:textId="25E9B0D8" w:rsidR="008420A7" w:rsidRDefault="008420A7" w:rsidP="00BE05C3">
      <w:pPr>
        <w:jc w:val="center"/>
        <w:rPr>
          <w:rFonts w:cs="Times New Roman"/>
          <w:szCs w:val="24"/>
        </w:rPr>
      </w:pPr>
    </w:p>
    <w:p w14:paraId="11321FC5" w14:textId="77777777" w:rsidR="008420A7" w:rsidRPr="00C727EA" w:rsidRDefault="008420A7" w:rsidP="00BE05C3">
      <w:pPr>
        <w:jc w:val="center"/>
        <w:rPr>
          <w:rFonts w:cs="Times New Roman"/>
          <w:szCs w:val="24"/>
        </w:rPr>
      </w:pPr>
    </w:p>
    <w:p w14:paraId="34F6E5A4" w14:textId="77777777" w:rsidR="003B59EE" w:rsidRPr="00A97A13" w:rsidRDefault="003B59EE" w:rsidP="006B4445">
      <w:pPr>
        <w:jc w:val="center"/>
        <w:rPr>
          <w:rFonts w:cs="Times New Roman"/>
          <w:b/>
          <w:sz w:val="20"/>
          <w:szCs w:val="20"/>
        </w:rPr>
      </w:pPr>
    </w:p>
    <w:p w14:paraId="62DFB6ED" w14:textId="5F771593" w:rsidR="006B4445" w:rsidRPr="00A97A13" w:rsidRDefault="008420A7" w:rsidP="008420A7">
      <w:pPr>
        <w:spacing w:line="276" w:lineRule="auto"/>
        <w:jc w:val="center"/>
        <w:rPr>
          <w:rFonts w:cs="Times New Roman"/>
          <w:sz w:val="20"/>
          <w:szCs w:val="20"/>
        </w:rPr>
      </w:pPr>
      <w:r>
        <w:rPr>
          <w:rFonts w:cs="Times New Roman"/>
          <w:b/>
          <w:bCs/>
          <w:sz w:val="20"/>
          <w:szCs w:val="20"/>
        </w:rPr>
        <w:t>Institución Universitaria Salazar y Herrera</w:t>
      </w:r>
      <w:r w:rsidR="006B4445" w:rsidRPr="00A97A13">
        <w:rPr>
          <w:rFonts w:cs="Times New Roman"/>
          <w:sz w:val="20"/>
          <w:szCs w:val="20"/>
        </w:rPr>
        <w:t xml:space="preserve"> - www.</w:t>
      </w:r>
      <w:r>
        <w:rPr>
          <w:rFonts w:cs="Times New Roman"/>
          <w:sz w:val="20"/>
          <w:szCs w:val="20"/>
        </w:rPr>
        <w:t>iush</w:t>
      </w:r>
      <w:r w:rsidR="006B4445" w:rsidRPr="00A97A13">
        <w:rPr>
          <w:rFonts w:cs="Times New Roman"/>
          <w:sz w:val="20"/>
          <w:szCs w:val="20"/>
        </w:rPr>
        <w:t>.edu.co</w:t>
      </w:r>
    </w:p>
    <w:p w14:paraId="1C0288D3" w14:textId="17E868F0" w:rsidR="00CE5170" w:rsidRDefault="00CE5170" w:rsidP="00063439">
      <w:pPr>
        <w:jc w:val="center"/>
        <w:rPr>
          <w:rFonts w:cs="Times New Roman"/>
          <w:b/>
          <w:szCs w:val="24"/>
        </w:rPr>
      </w:pPr>
    </w:p>
    <w:p w14:paraId="4A0E9056" w14:textId="77777777" w:rsidR="00004767" w:rsidRDefault="00004767" w:rsidP="00063439">
      <w:pPr>
        <w:jc w:val="center"/>
        <w:rPr>
          <w:rFonts w:cs="Times New Roman"/>
          <w:b/>
          <w:szCs w:val="24"/>
        </w:rPr>
      </w:pPr>
    </w:p>
    <w:p w14:paraId="116C9C4D" w14:textId="08FB41DC" w:rsidR="00B36ABC" w:rsidRDefault="00B36ABC" w:rsidP="00063439">
      <w:pPr>
        <w:jc w:val="center"/>
        <w:rPr>
          <w:rFonts w:cs="Times New Roman"/>
          <w:b/>
          <w:szCs w:val="24"/>
        </w:rPr>
      </w:pPr>
    </w:p>
    <w:p w14:paraId="0AC83E73" w14:textId="3F3C8FFC" w:rsidR="000511AB" w:rsidRPr="006B13CA" w:rsidRDefault="00A0794E" w:rsidP="00063439">
      <w:pPr>
        <w:jc w:val="center"/>
        <w:rPr>
          <w:rFonts w:cs="Times New Roman"/>
          <w:szCs w:val="24"/>
        </w:rPr>
      </w:pPr>
      <w:r w:rsidRPr="00A0794E">
        <w:rPr>
          <w:rFonts w:cs="Times New Roman"/>
          <w:b/>
          <w:szCs w:val="24"/>
        </w:rPr>
        <w:t>Dedicatoria</w:t>
      </w:r>
    </w:p>
    <w:p w14:paraId="650DFFE3" w14:textId="77777777" w:rsidR="004B7A71" w:rsidRDefault="004B7A71" w:rsidP="004B7A71">
      <w:pPr>
        <w:jc w:val="center"/>
        <w:rPr>
          <w:rFonts w:cs="Times New Roman"/>
          <w:szCs w:val="24"/>
        </w:rPr>
      </w:pPr>
    </w:p>
    <w:p w14:paraId="3F107D0C" w14:textId="0BF2DD0F" w:rsidR="000511AB" w:rsidRDefault="004B7A71" w:rsidP="3E27667B">
      <w:pPr>
        <w:tabs>
          <w:tab w:val="center" w:pos="4702"/>
          <w:tab w:val="right" w:pos="9404"/>
        </w:tabs>
        <w:jc w:val="center"/>
        <w:rPr>
          <w:rFonts w:cs="Times New Roman"/>
        </w:rPr>
      </w:pPr>
      <w:r w:rsidRPr="7111CADC">
        <w:rPr>
          <w:rFonts w:cs="Times New Roman"/>
        </w:rPr>
        <w:t xml:space="preserve">Texto de dedicatoria </w:t>
      </w:r>
      <w:commentRangeStart w:id="1"/>
      <w:r w:rsidRPr="7111CADC">
        <w:rPr>
          <w:rFonts w:cs="Times New Roman"/>
        </w:rPr>
        <w:t>centrado</w:t>
      </w:r>
      <w:commentRangeEnd w:id="1"/>
      <w:r w:rsidR="008420A7">
        <w:rPr>
          <w:rStyle w:val="Refdecomentario"/>
          <w:rFonts w:cs="Times New Roman"/>
          <w:sz w:val="24"/>
          <w:szCs w:val="24"/>
        </w:rPr>
        <w:commentReference w:id="1"/>
      </w:r>
      <w:r w:rsidR="001340A3">
        <w:rPr>
          <w:rFonts w:cs="Times New Roman"/>
          <w:szCs w:val="24"/>
        </w:rPr>
        <w:tab/>
      </w:r>
    </w:p>
    <w:p w14:paraId="769A02D5" w14:textId="77777777" w:rsidR="000511AB" w:rsidRDefault="00A0794E" w:rsidP="000511AB">
      <w:pPr>
        <w:rPr>
          <w:rFonts w:cs="Times New Roman"/>
          <w:szCs w:val="24"/>
        </w:rPr>
      </w:pPr>
      <w:r>
        <w:rPr>
          <w:rFonts w:cs="Times New Roman"/>
          <w:szCs w:val="24"/>
        </w:rPr>
        <w:tab/>
      </w:r>
    </w:p>
    <w:p w14:paraId="0D6B9E8B" w14:textId="77777777" w:rsidR="000511AB" w:rsidRDefault="000511AB" w:rsidP="000511AB">
      <w:pPr>
        <w:rPr>
          <w:rFonts w:cs="Times New Roman"/>
          <w:szCs w:val="24"/>
        </w:rPr>
      </w:pPr>
    </w:p>
    <w:p w14:paraId="74ADE308" w14:textId="61763DE9" w:rsidR="00A0794E" w:rsidRDefault="001D3A0A" w:rsidP="001D3A0A">
      <w:pPr>
        <w:tabs>
          <w:tab w:val="left" w:pos="7305"/>
        </w:tabs>
        <w:rPr>
          <w:rFonts w:cs="Times New Roman"/>
          <w:szCs w:val="24"/>
        </w:rPr>
      </w:pPr>
      <w:r>
        <w:rPr>
          <w:rFonts w:cs="Times New Roman"/>
          <w:szCs w:val="24"/>
        </w:rPr>
        <w:tab/>
      </w:r>
    </w:p>
    <w:p w14:paraId="0E15431B" w14:textId="77777777" w:rsidR="00A0794E" w:rsidRDefault="00A0794E" w:rsidP="000511AB">
      <w:pPr>
        <w:rPr>
          <w:rFonts w:cs="Times New Roman"/>
          <w:szCs w:val="24"/>
        </w:rPr>
      </w:pPr>
    </w:p>
    <w:p w14:paraId="60BC1515" w14:textId="77777777" w:rsidR="00A0794E" w:rsidRDefault="00A0794E" w:rsidP="000511AB">
      <w:pPr>
        <w:rPr>
          <w:rFonts w:cs="Times New Roman"/>
          <w:szCs w:val="24"/>
        </w:rPr>
      </w:pPr>
    </w:p>
    <w:p w14:paraId="0CE94425" w14:textId="6BE80041" w:rsidR="00973658" w:rsidRDefault="00973658" w:rsidP="000511AB">
      <w:pPr>
        <w:rPr>
          <w:rFonts w:cs="Times New Roman"/>
          <w:szCs w:val="24"/>
        </w:rPr>
      </w:pPr>
    </w:p>
    <w:p w14:paraId="5E310112" w14:textId="1902EFC0" w:rsidR="00973658" w:rsidRDefault="00973658" w:rsidP="000511AB">
      <w:pPr>
        <w:rPr>
          <w:rFonts w:cs="Times New Roman"/>
          <w:szCs w:val="24"/>
        </w:rPr>
      </w:pPr>
    </w:p>
    <w:p w14:paraId="20B454EB" w14:textId="77777777" w:rsidR="00973658" w:rsidRDefault="00973658" w:rsidP="000511AB">
      <w:pPr>
        <w:rPr>
          <w:rFonts w:cs="Times New Roman"/>
          <w:szCs w:val="24"/>
        </w:rPr>
      </w:pPr>
    </w:p>
    <w:p w14:paraId="74EEB17B" w14:textId="77777777" w:rsidR="001E1DD5" w:rsidRDefault="001E1DD5" w:rsidP="000511AB">
      <w:pPr>
        <w:rPr>
          <w:rFonts w:cs="Times New Roman"/>
          <w:szCs w:val="24"/>
        </w:rPr>
      </w:pPr>
    </w:p>
    <w:p w14:paraId="40A8AFC8" w14:textId="77777777" w:rsidR="00A0794E" w:rsidRDefault="00A0794E" w:rsidP="000511AB">
      <w:pPr>
        <w:rPr>
          <w:rFonts w:cs="Times New Roman"/>
          <w:szCs w:val="24"/>
        </w:rPr>
      </w:pPr>
    </w:p>
    <w:p w14:paraId="226C6965" w14:textId="13226A6B" w:rsidR="00A0794E" w:rsidRPr="006B13CA" w:rsidRDefault="00A0794E" w:rsidP="00A0794E">
      <w:pPr>
        <w:jc w:val="center"/>
        <w:rPr>
          <w:rFonts w:cs="Times New Roman"/>
          <w:szCs w:val="24"/>
        </w:rPr>
      </w:pPr>
      <w:commentRangeStart w:id="2"/>
      <w:r w:rsidRPr="00A0794E">
        <w:rPr>
          <w:rFonts w:cs="Times New Roman"/>
          <w:b/>
          <w:szCs w:val="24"/>
        </w:rPr>
        <w:t>Agradecimientos</w:t>
      </w:r>
      <w:commentRangeEnd w:id="2"/>
      <w:r w:rsidR="008420A7" w:rsidRPr="006B13CA">
        <w:rPr>
          <w:rStyle w:val="Refdecomentario"/>
          <w:rFonts w:cs="Times New Roman"/>
          <w:sz w:val="24"/>
          <w:szCs w:val="24"/>
        </w:rPr>
        <w:commentReference w:id="2"/>
      </w:r>
    </w:p>
    <w:p w14:paraId="457207AC" w14:textId="77777777" w:rsidR="004B7A71" w:rsidRDefault="004B7A71" w:rsidP="004B7A71">
      <w:pPr>
        <w:jc w:val="center"/>
        <w:rPr>
          <w:rFonts w:cs="Times New Roman"/>
          <w:szCs w:val="24"/>
        </w:rPr>
      </w:pPr>
    </w:p>
    <w:p w14:paraId="34F65C20" w14:textId="76B26FE1" w:rsidR="004B7A71" w:rsidRDefault="004B7A71" w:rsidP="004B7A71">
      <w:pPr>
        <w:jc w:val="center"/>
        <w:rPr>
          <w:rFonts w:cs="Times New Roman"/>
          <w:szCs w:val="24"/>
        </w:rPr>
      </w:pPr>
      <w:r>
        <w:rPr>
          <w:rFonts w:cs="Times New Roman"/>
          <w:szCs w:val="24"/>
        </w:rPr>
        <w:t>Texto de agradecimientos centrado.</w:t>
      </w:r>
    </w:p>
    <w:p w14:paraId="34140416" w14:textId="77777777" w:rsidR="000511AB" w:rsidRDefault="000511AB" w:rsidP="000511AB">
      <w:pPr>
        <w:rPr>
          <w:rFonts w:cs="Times New Roman"/>
          <w:szCs w:val="24"/>
        </w:rPr>
      </w:pPr>
    </w:p>
    <w:p w14:paraId="7EED82E6" w14:textId="77777777" w:rsidR="000511AB" w:rsidRDefault="00A0794E" w:rsidP="000511AB">
      <w:pPr>
        <w:rPr>
          <w:rFonts w:cs="Times New Roman"/>
          <w:szCs w:val="24"/>
        </w:rPr>
      </w:pPr>
      <w:r>
        <w:rPr>
          <w:rFonts w:cs="Times New Roman"/>
          <w:szCs w:val="24"/>
        </w:rPr>
        <w:tab/>
      </w:r>
    </w:p>
    <w:p w14:paraId="78C3B99F" w14:textId="77777777" w:rsidR="000511AB" w:rsidRDefault="000511AB" w:rsidP="000511AB">
      <w:pPr>
        <w:rPr>
          <w:rFonts w:cs="Times New Roman"/>
          <w:szCs w:val="24"/>
        </w:rPr>
      </w:pPr>
    </w:p>
    <w:p w14:paraId="07B50393" w14:textId="77777777" w:rsidR="00A0794E" w:rsidRDefault="00A0794E" w:rsidP="000511AB">
      <w:pPr>
        <w:rPr>
          <w:rFonts w:cs="Times New Roman"/>
          <w:szCs w:val="24"/>
        </w:rPr>
      </w:pPr>
    </w:p>
    <w:p w14:paraId="4656C6CA" w14:textId="77777777" w:rsidR="00A0794E" w:rsidRDefault="00A0794E" w:rsidP="000511AB">
      <w:pPr>
        <w:rPr>
          <w:rFonts w:cs="Times New Roman"/>
          <w:szCs w:val="24"/>
        </w:rPr>
      </w:pPr>
    </w:p>
    <w:p w14:paraId="0A15098E" w14:textId="77777777" w:rsidR="00A0794E" w:rsidRDefault="00A0794E" w:rsidP="000511AB">
      <w:pPr>
        <w:rPr>
          <w:rFonts w:cs="Times New Roman"/>
          <w:szCs w:val="24"/>
        </w:rPr>
      </w:pPr>
    </w:p>
    <w:p w14:paraId="641C3BB7" w14:textId="77777777" w:rsidR="00A0794E" w:rsidRDefault="00A0794E" w:rsidP="000511AB">
      <w:pPr>
        <w:rPr>
          <w:rFonts w:cs="Times New Roman"/>
          <w:szCs w:val="24"/>
        </w:rPr>
      </w:pPr>
    </w:p>
    <w:p w14:paraId="2A2BBEFD" w14:textId="77777777" w:rsidR="00A0794E" w:rsidRDefault="00A0794E" w:rsidP="000511AB">
      <w:pPr>
        <w:rPr>
          <w:rFonts w:cs="Times New Roman"/>
          <w:szCs w:val="24"/>
        </w:rPr>
      </w:pPr>
    </w:p>
    <w:p w14:paraId="6B4AABC7" w14:textId="77777777" w:rsidR="00A0794E" w:rsidRDefault="00A0794E" w:rsidP="000511AB">
      <w:pPr>
        <w:rPr>
          <w:rFonts w:cs="Times New Roman"/>
          <w:szCs w:val="24"/>
        </w:rPr>
      </w:pPr>
    </w:p>
    <w:p w14:paraId="2AACD027" w14:textId="77777777" w:rsidR="00A0794E" w:rsidRDefault="00A0794E" w:rsidP="000511AB">
      <w:pPr>
        <w:rPr>
          <w:rFonts w:cs="Times New Roman"/>
          <w:szCs w:val="24"/>
        </w:rPr>
      </w:pPr>
    </w:p>
    <w:p w14:paraId="42BA4082" w14:textId="77777777" w:rsidR="00A0794E" w:rsidRDefault="00A0794E" w:rsidP="000511AB">
      <w:pPr>
        <w:rPr>
          <w:rFonts w:cs="Times New Roman"/>
          <w:szCs w:val="24"/>
        </w:rPr>
      </w:pPr>
    </w:p>
    <w:p w14:paraId="33EA2A46" w14:textId="39647BE6" w:rsidR="00D7668C" w:rsidRDefault="00D7668C" w:rsidP="000511AB">
      <w:pPr>
        <w:rPr>
          <w:rFonts w:cs="Times New Roman"/>
          <w:szCs w:val="24"/>
        </w:rPr>
      </w:pPr>
    </w:p>
    <w:p w14:paraId="5EF1F06F" w14:textId="02A1AFEA" w:rsidR="00D7668C" w:rsidRDefault="00D7668C" w:rsidP="000511AB">
      <w:pPr>
        <w:rPr>
          <w:rFonts w:cs="Times New Roman"/>
          <w:szCs w:val="24"/>
        </w:rPr>
      </w:pPr>
    </w:p>
    <w:sdt>
      <w:sdtPr>
        <w:rPr>
          <w:rFonts w:eastAsiaTheme="minorHAnsi" w:cstheme="minorBidi"/>
          <w:b w:val="0"/>
          <w:szCs w:val="22"/>
          <w:lang w:eastAsia="en-US"/>
        </w:rPr>
        <w:id w:val="1624675587"/>
        <w:docPartObj>
          <w:docPartGallery w:val="Table of Contents"/>
          <w:docPartUnique/>
        </w:docPartObj>
      </w:sdtPr>
      <w:sdtContent>
        <w:p w14:paraId="05C59441" w14:textId="4BE000A3" w:rsidR="00A27781" w:rsidRDefault="3E27667B" w:rsidP="3E27667B">
          <w:pPr>
            <w:pStyle w:val="TtuloTDC"/>
            <w:rPr>
              <w:lang w:val="es-ES"/>
            </w:rPr>
          </w:pPr>
          <w:r w:rsidRPr="3E27667B">
            <w:rPr>
              <w:lang w:val="es-ES"/>
            </w:rPr>
            <w:t>Tabla de contenid</w:t>
          </w:r>
          <w:commentRangeStart w:id="3"/>
          <w:r w:rsidRPr="3E27667B">
            <w:rPr>
              <w:lang w:val="es-ES"/>
            </w:rPr>
            <w:t>o</w:t>
          </w:r>
          <w:commentRangeEnd w:id="3"/>
          <w:r w:rsidR="00A27781">
            <w:rPr>
              <w:rStyle w:val="Refdecomentario"/>
              <w:sz w:val="24"/>
              <w:szCs w:val="32"/>
              <w:lang w:val="es-ES"/>
            </w:rPr>
            <w:commentReference w:id="3"/>
          </w:r>
        </w:p>
        <w:p w14:paraId="7BBF1F3B" w14:textId="7AD12403" w:rsidR="00AC431A" w:rsidRDefault="009F3C0F" w:rsidP="3E27667B">
          <w:pPr>
            <w:pStyle w:val="TDC1"/>
            <w:tabs>
              <w:tab w:val="right" w:leader="dot" w:pos="9390"/>
            </w:tabs>
            <w:rPr>
              <w:rStyle w:val="Hipervnculo"/>
              <w:noProof/>
              <w:lang w:eastAsia="es-CO"/>
            </w:rPr>
          </w:pPr>
          <w:r>
            <w:fldChar w:fldCharType="begin"/>
          </w:r>
          <w:r w:rsidR="00E8386E">
            <w:instrText>TOC \o "1-5" \z \u \h</w:instrText>
          </w:r>
          <w:r>
            <w:fldChar w:fldCharType="separate"/>
          </w:r>
          <w:hyperlink w:anchor="_Toc1599871193">
            <w:r w:rsidR="3E27667B" w:rsidRPr="3E27667B">
              <w:rPr>
                <w:rStyle w:val="Hipervnculo"/>
              </w:rPr>
              <w:t>Resumen</w:t>
            </w:r>
            <w:r w:rsidR="00E8386E">
              <w:tab/>
            </w:r>
            <w:r w:rsidR="00E8386E">
              <w:fldChar w:fldCharType="begin"/>
            </w:r>
            <w:r w:rsidR="00E8386E">
              <w:instrText>PAGEREF _Toc1599871193 \h</w:instrText>
            </w:r>
            <w:r w:rsidR="00E8386E">
              <w:fldChar w:fldCharType="separate"/>
            </w:r>
            <w:r w:rsidR="00D32CC2">
              <w:rPr>
                <w:noProof/>
              </w:rPr>
              <w:t>6</w:t>
            </w:r>
            <w:r w:rsidR="00E8386E">
              <w:fldChar w:fldCharType="end"/>
            </w:r>
          </w:hyperlink>
        </w:p>
        <w:p w14:paraId="6E1E0EA5" w14:textId="44931B16" w:rsidR="00AC431A" w:rsidRDefault="3E27667B" w:rsidP="3E27667B">
          <w:pPr>
            <w:pStyle w:val="TDC1"/>
            <w:tabs>
              <w:tab w:val="right" w:leader="dot" w:pos="9390"/>
            </w:tabs>
            <w:rPr>
              <w:rStyle w:val="Hipervnculo"/>
              <w:noProof/>
              <w:lang w:eastAsia="es-CO"/>
            </w:rPr>
          </w:pPr>
          <w:hyperlink w:anchor="_Toc1646091618">
            <w:r w:rsidRPr="3E27667B">
              <w:rPr>
                <w:rStyle w:val="Hipervnculo"/>
              </w:rPr>
              <w:t>Abstract</w:t>
            </w:r>
            <w:r w:rsidR="009F3C0F">
              <w:tab/>
            </w:r>
            <w:r w:rsidR="009F3C0F">
              <w:fldChar w:fldCharType="begin"/>
            </w:r>
            <w:r w:rsidR="009F3C0F">
              <w:instrText>PAGEREF _Toc1646091618 \h</w:instrText>
            </w:r>
            <w:r w:rsidR="009F3C0F">
              <w:fldChar w:fldCharType="separate"/>
            </w:r>
            <w:r w:rsidR="00D32CC2">
              <w:rPr>
                <w:noProof/>
              </w:rPr>
              <w:t>7</w:t>
            </w:r>
            <w:r w:rsidR="009F3C0F">
              <w:fldChar w:fldCharType="end"/>
            </w:r>
          </w:hyperlink>
        </w:p>
        <w:p w14:paraId="1224C5A8" w14:textId="6F8F632D" w:rsidR="00AC431A" w:rsidRDefault="3E27667B" w:rsidP="3E27667B">
          <w:pPr>
            <w:pStyle w:val="TDC1"/>
            <w:tabs>
              <w:tab w:val="right" w:leader="dot" w:pos="9390"/>
            </w:tabs>
            <w:rPr>
              <w:rStyle w:val="Hipervnculo"/>
              <w:noProof/>
              <w:lang w:eastAsia="es-CO"/>
            </w:rPr>
          </w:pPr>
          <w:hyperlink w:anchor="_Toc1036221317">
            <w:r w:rsidRPr="3E27667B">
              <w:rPr>
                <w:rStyle w:val="Hipervnculo"/>
              </w:rPr>
              <w:t>Introducción</w:t>
            </w:r>
            <w:r w:rsidR="009F3C0F">
              <w:tab/>
            </w:r>
            <w:r w:rsidR="009F3C0F">
              <w:fldChar w:fldCharType="begin"/>
            </w:r>
            <w:r w:rsidR="009F3C0F">
              <w:instrText>PAGEREF _Toc1036221317 \h</w:instrText>
            </w:r>
            <w:r w:rsidR="009F3C0F">
              <w:fldChar w:fldCharType="separate"/>
            </w:r>
            <w:r w:rsidR="00D32CC2">
              <w:rPr>
                <w:noProof/>
              </w:rPr>
              <w:t>8</w:t>
            </w:r>
            <w:r w:rsidR="009F3C0F">
              <w:fldChar w:fldCharType="end"/>
            </w:r>
          </w:hyperlink>
        </w:p>
        <w:p w14:paraId="27BF7F4C" w14:textId="2B6DCA9A" w:rsidR="00AC431A" w:rsidRDefault="3E27667B" w:rsidP="3E27667B">
          <w:pPr>
            <w:pStyle w:val="TDC1"/>
            <w:tabs>
              <w:tab w:val="right" w:leader="dot" w:pos="9390"/>
            </w:tabs>
            <w:rPr>
              <w:rStyle w:val="Hipervnculo"/>
              <w:noProof/>
              <w:lang w:eastAsia="es-CO"/>
            </w:rPr>
          </w:pPr>
          <w:hyperlink w:anchor="_Toc758643157">
            <w:r w:rsidRPr="3E27667B">
              <w:rPr>
                <w:rStyle w:val="Hipervnculo"/>
              </w:rPr>
              <w:t>Referencias</w:t>
            </w:r>
            <w:r w:rsidR="009F3C0F">
              <w:tab/>
            </w:r>
            <w:r w:rsidR="009F3C0F">
              <w:fldChar w:fldCharType="begin"/>
            </w:r>
            <w:r w:rsidR="009F3C0F">
              <w:instrText>PAGEREF _Toc758643157 \h</w:instrText>
            </w:r>
            <w:r w:rsidR="009F3C0F">
              <w:fldChar w:fldCharType="separate"/>
            </w:r>
            <w:r w:rsidR="00D32CC2">
              <w:rPr>
                <w:noProof/>
              </w:rPr>
              <w:t>23</w:t>
            </w:r>
            <w:r w:rsidR="009F3C0F">
              <w:fldChar w:fldCharType="end"/>
            </w:r>
          </w:hyperlink>
          <w:r w:rsidR="009F3C0F">
            <w:fldChar w:fldCharType="end"/>
          </w:r>
        </w:p>
      </w:sdtContent>
    </w:sdt>
    <w:p w14:paraId="07D53611" w14:textId="78834219" w:rsidR="00A27781" w:rsidRDefault="00A27781"/>
    <w:p w14:paraId="4D1219CE" w14:textId="65C797CE" w:rsidR="006B13CA" w:rsidRDefault="006B13CA" w:rsidP="0003707B">
      <w:pPr>
        <w:jc w:val="center"/>
        <w:rPr>
          <w:rFonts w:cs="Times New Roman"/>
          <w:szCs w:val="24"/>
        </w:rPr>
      </w:pPr>
    </w:p>
    <w:p w14:paraId="4A74E401" w14:textId="77777777" w:rsidR="006B13CA" w:rsidRDefault="006B13CA" w:rsidP="000511AB">
      <w:pPr>
        <w:rPr>
          <w:rFonts w:cs="Times New Roman"/>
          <w:szCs w:val="24"/>
        </w:rPr>
      </w:pPr>
    </w:p>
    <w:p w14:paraId="0E47A3B1" w14:textId="77777777" w:rsidR="0065676B" w:rsidRDefault="0065676B" w:rsidP="000511AB">
      <w:pPr>
        <w:rPr>
          <w:rFonts w:cs="Times New Roman"/>
          <w:szCs w:val="24"/>
        </w:rPr>
      </w:pPr>
    </w:p>
    <w:p w14:paraId="0AD6732A" w14:textId="77777777" w:rsidR="005949E5" w:rsidRDefault="005949E5">
      <w:pPr>
        <w:spacing w:after="160" w:line="259" w:lineRule="auto"/>
        <w:jc w:val="left"/>
        <w:rPr>
          <w:rFonts w:cs="Times New Roman"/>
          <w:b/>
          <w:szCs w:val="24"/>
        </w:rPr>
      </w:pPr>
      <w:r>
        <w:rPr>
          <w:rFonts w:cs="Times New Roman"/>
          <w:b/>
          <w:szCs w:val="24"/>
        </w:rPr>
        <w:br w:type="page"/>
      </w:r>
    </w:p>
    <w:p w14:paraId="13E11880" w14:textId="07EF8538" w:rsidR="006B13CA" w:rsidRPr="00EB62FB" w:rsidRDefault="00CC076C" w:rsidP="00CC076C">
      <w:pPr>
        <w:jc w:val="center"/>
        <w:rPr>
          <w:rFonts w:cs="Times New Roman"/>
          <w:b/>
          <w:szCs w:val="24"/>
        </w:rPr>
      </w:pPr>
      <w:r w:rsidRPr="00EB62FB">
        <w:rPr>
          <w:rFonts w:cs="Times New Roman"/>
          <w:b/>
          <w:szCs w:val="24"/>
        </w:rPr>
        <w:lastRenderedPageBreak/>
        <w:t xml:space="preserve">Lista de </w:t>
      </w:r>
      <w:commentRangeStart w:id="4"/>
      <w:r w:rsidR="001619F7">
        <w:rPr>
          <w:rFonts w:cs="Times New Roman"/>
          <w:b/>
          <w:szCs w:val="24"/>
        </w:rPr>
        <w:t>t</w:t>
      </w:r>
      <w:r w:rsidRPr="00EB62FB">
        <w:rPr>
          <w:rFonts w:cs="Times New Roman"/>
          <w:b/>
          <w:szCs w:val="24"/>
        </w:rPr>
        <w:t>ablas</w:t>
      </w:r>
      <w:commentRangeEnd w:id="4"/>
      <w:r w:rsidR="008420A7" w:rsidRPr="00EB62FB">
        <w:rPr>
          <w:rStyle w:val="Refdecomentario"/>
          <w:rFonts w:cs="Times New Roman"/>
          <w:b/>
          <w:sz w:val="24"/>
          <w:szCs w:val="24"/>
        </w:rPr>
        <w:commentReference w:id="4"/>
      </w:r>
    </w:p>
    <w:p w14:paraId="0BEA2D54" w14:textId="77777777" w:rsidR="00CC076C" w:rsidRDefault="00CC076C" w:rsidP="000511AB">
      <w:pPr>
        <w:rPr>
          <w:rFonts w:cs="Times New Roman"/>
          <w:szCs w:val="24"/>
        </w:rPr>
      </w:pPr>
    </w:p>
    <w:p w14:paraId="24F8E448" w14:textId="29ED3E5F" w:rsidR="00AC431A" w:rsidRDefault="00192722">
      <w:pPr>
        <w:pStyle w:val="Tabladeilustraciones"/>
        <w:tabs>
          <w:tab w:val="right" w:leader="dot" w:pos="9394"/>
        </w:tabs>
        <w:rPr>
          <w:rFonts w:asciiTheme="minorHAnsi" w:eastAsiaTheme="minorEastAsia" w:hAnsiTheme="minorHAnsi"/>
          <w:noProof/>
          <w:sz w:val="22"/>
          <w:lang w:eastAsia="es-CO"/>
        </w:rPr>
      </w:pPr>
      <w:r>
        <w:rPr>
          <w:rFonts w:cs="Times New Roman"/>
          <w:szCs w:val="24"/>
        </w:rPr>
        <w:fldChar w:fldCharType="begin"/>
      </w:r>
      <w:r>
        <w:rPr>
          <w:rFonts w:cs="Times New Roman"/>
          <w:szCs w:val="24"/>
        </w:rPr>
        <w:instrText xml:space="preserve"> TOC \h \z \c "Tabla" </w:instrText>
      </w:r>
      <w:r>
        <w:rPr>
          <w:rFonts w:cs="Times New Roman"/>
          <w:szCs w:val="24"/>
        </w:rPr>
        <w:fldChar w:fldCharType="separate"/>
      </w:r>
      <w:hyperlink w:anchor="_Toc116554495" w:history="1">
        <w:r w:rsidR="00AC431A" w:rsidRPr="00F510E1">
          <w:rPr>
            <w:rStyle w:val="Hipervnculo"/>
            <w:b/>
            <w:bCs/>
            <w:noProof/>
          </w:rPr>
          <w:t xml:space="preserve">Tabla 1 </w:t>
        </w:r>
        <w:r w:rsidR="00AC431A" w:rsidRPr="00F510E1">
          <w:rPr>
            <w:rStyle w:val="Hipervnculo"/>
            <w:noProof/>
          </w:rPr>
          <w:t xml:space="preserve"> Resultados del test PBQ-SF (Personality Belief Questionnaire Short Form)</w:t>
        </w:r>
        <w:r w:rsidR="00AC431A">
          <w:rPr>
            <w:noProof/>
            <w:webHidden/>
          </w:rPr>
          <w:tab/>
        </w:r>
        <w:r w:rsidR="00AC431A">
          <w:rPr>
            <w:noProof/>
            <w:webHidden/>
          </w:rPr>
          <w:fldChar w:fldCharType="begin"/>
        </w:r>
        <w:r w:rsidR="00AC431A">
          <w:rPr>
            <w:noProof/>
            <w:webHidden/>
          </w:rPr>
          <w:instrText xml:space="preserve"> PAGEREF _Toc116554495 \h </w:instrText>
        </w:r>
        <w:r w:rsidR="00AC431A">
          <w:rPr>
            <w:noProof/>
            <w:webHidden/>
          </w:rPr>
        </w:r>
        <w:r w:rsidR="00AC431A">
          <w:rPr>
            <w:noProof/>
            <w:webHidden/>
          </w:rPr>
          <w:fldChar w:fldCharType="separate"/>
        </w:r>
        <w:r w:rsidR="00D32CC2">
          <w:rPr>
            <w:b/>
            <w:bCs/>
            <w:noProof/>
            <w:webHidden/>
            <w:lang w:val="es-ES"/>
          </w:rPr>
          <w:t>¡Error! Marcador no definido.</w:t>
        </w:r>
        <w:r w:rsidR="00AC431A">
          <w:rPr>
            <w:noProof/>
            <w:webHidden/>
          </w:rPr>
          <w:fldChar w:fldCharType="end"/>
        </w:r>
      </w:hyperlink>
    </w:p>
    <w:p w14:paraId="7B5A681B" w14:textId="5B7BDE2B" w:rsidR="00AC431A" w:rsidRDefault="00AC431A">
      <w:pPr>
        <w:pStyle w:val="Tabladeilustraciones"/>
        <w:tabs>
          <w:tab w:val="right" w:leader="dot" w:pos="9394"/>
        </w:tabs>
        <w:rPr>
          <w:rFonts w:asciiTheme="minorHAnsi" w:eastAsiaTheme="minorEastAsia" w:hAnsiTheme="minorHAnsi"/>
          <w:noProof/>
          <w:sz w:val="22"/>
          <w:lang w:eastAsia="es-CO"/>
        </w:rPr>
      </w:pPr>
      <w:hyperlink w:anchor="_Toc116554496" w:history="1">
        <w:r w:rsidRPr="00F510E1">
          <w:rPr>
            <w:rStyle w:val="Hipervnculo"/>
            <w:b/>
            <w:bCs/>
            <w:noProof/>
          </w:rPr>
          <w:t>Tabla 2</w:t>
        </w:r>
        <w:r w:rsidRPr="00F510E1">
          <w:rPr>
            <w:rStyle w:val="Hipervnculo"/>
            <w:noProof/>
          </w:rPr>
          <w:t xml:space="preserve"> </w:t>
        </w:r>
        <w:r w:rsidRPr="00AC431A">
          <w:rPr>
            <w:rStyle w:val="Hipervnculo"/>
            <w:noProof/>
          </w:rPr>
          <w:t xml:space="preserve">Características demográficas y tipo de tratamiento de hemodiálisis y diálisis peritoneal con la adherencia (SMAQ) </w:t>
        </w:r>
        <w:r>
          <w:rPr>
            <w:noProof/>
            <w:webHidden/>
          </w:rPr>
          <w:tab/>
        </w:r>
        <w:r>
          <w:rPr>
            <w:noProof/>
            <w:webHidden/>
          </w:rPr>
          <w:fldChar w:fldCharType="begin"/>
        </w:r>
        <w:r>
          <w:rPr>
            <w:noProof/>
            <w:webHidden/>
          </w:rPr>
          <w:instrText xml:space="preserve"> PAGEREF _Toc116554496 \h </w:instrText>
        </w:r>
        <w:r>
          <w:rPr>
            <w:noProof/>
            <w:webHidden/>
          </w:rPr>
        </w:r>
        <w:r>
          <w:rPr>
            <w:noProof/>
            <w:webHidden/>
          </w:rPr>
          <w:fldChar w:fldCharType="separate"/>
        </w:r>
        <w:r w:rsidR="00D32CC2">
          <w:rPr>
            <w:b/>
            <w:bCs/>
            <w:noProof/>
            <w:webHidden/>
            <w:lang w:val="es-ES"/>
          </w:rPr>
          <w:t>¡Error! Marcador no definido.</w:t>
        </w:r>
        <w:r>
          <w:rPr>
            <w:noProof/>
            <w:webHidden/>
          </w:rPr>
          <w:fldChar w:fldCharType="end"/>
        </w:r>
      </w:hyperlink>
    </w:p>
    <w:p w14:paraId="5658DEBA" w14:textId="2A87E62B" w:rsidR="00AC431A" w:rsidRDefault="00AC431A">
      <w:pPr>
        <w:pStyle w:val="Tabladeilustraciones"/>
        <w:tabs>
          <w:tab w:val="right" w:leader="dot" w:pos="9394"/>
        </w:tabs>
        <w:rPr>
          <w:rFonts w:asciiTheme="minorHAnsi" w:eastAsiaTheme="minorEastAsia" w:hAnsiTheme="minorHAnsi"/>
          <w:noProof/>
          <w:sz w:val="22"/>
          <w:lang w:eastAsia="es-CO"/>
        </w:rPr>
      </w:pPr>
      <w:hyperlink w:anchor="_Toc116554497" w:history="1">
        <w:r w:rsidRPr="00F510E1">
          <w:rPr>
            <w:rStyle w:val="Hipervnculo"/>
            <w:b/>
            <w:noProof/>
          </w:rPr>
          <w:t xml:space="preserve">Tabla </w:t>
        </w:r>
        <w:r w:rsidRPr="00F510E1">
          <w:rPr>
            <w:rStyle w:val="Hipervnculo"/>
            <w:b/>
            <w:bCs/>
            <w:noProof/>
          </w:rPr>
          <w:t>3</w:t>
        </w:r>
        <w:r w:rsidRPr="00F510E1">
          <w:rPr>
            <w:rStyle w:val="Hipervnculo"/>
            <w:noProof/>
          </w:rPr>
          <w:t xml:space="preserve"> Categorías de la investigación</w:t>
        </w:r>
        <w:r>
          <w:rPr>
            <w:noProof/>
            <w:webHidden/>
          </w:rPr>
          <w:tab/>
        </w:r>
        <w:r>
          <w:rPr>
            <w:noProof/>
            <w:webHidden/>
          </w:rPr>
          <w:fldChar w:fldCharType="begin"/>
        </w:r>
        <w:r>
          <w:rPr>
            <w:noProof/>
            <w:webHidden/>
          </w:rPr>
          <w:instrText xml:space="preserve"> PAGEREF _Toc116554497 \h </w:instrText>
        </w:r>
        <w:r>
          <w:rPr>
            <w:noProof/>
            <w:webHidden/>
          </w:rPr>
        </w:r>
        <w:r>
          <w:rPr>
            <w:noProof/>
            <w:webHidden/>
          </w:rPr>
          <w:fldChar w:fldCharType="separate"/>
        </w:r>
        <w:r w:rsidR="00D32CC2">
          <w:rPr>
            <w:b/>
            <w:bCs/>
            <w:noProof/>
            <w:webHidden/>
            <w:lang w:val="es-ES"/>
          </w:rPr>
          <w:t>¡Error! Marcador no definido.</w:t>
        </w:r>
        <w:r>
          <w:rPr>
            <w:noProof/>
            <w:webHidden/>
          </w:rPr>
          <w:fldChar w:fldCharType="end"/>
        </w:r>
      </w:hyperlink>
    </w:p>
    <w:p w14:paraId="0565BAEA" w14:textId="2A65566B" w:rsidR="00CC076C" w:rsidRDefault="00192722" w:rsidP="00CC076C">
      <w:pPr>
        <w:jc w:val="center"/>
        <w:rPr>
          <w:rFonts w:cs="Times New Roman"/>
          <w:szCs w:val="24"/>
        </w:rPr>
      </w:pPr>
      <w:r>
        <w:rPr>
          <w:rFonts w:cs="Times New Roman"/>
          <w:szCs w:val="24"/>
        </w:rPr>
        <w:fldChar w:fldCharType="end"/>
      </w:r>
    </w:p>
    <w:p w14:paraId="751EAD2A" w14:textId="77777777" w:rsidR="00CC076C" w:rsidRDefault="00CC076C" w:rsidP="00CC076C">
      <w:pPr>
        <w:jc w:val="center"/>
        <w:rPr>
          <w:rFonts w:cs="Times New Roman"/>
          <w:szCs w:val="24"/>
        </w:rPr>
      </w:pPr>
    </w:p>
    <w:p w14:paraId="34E61434" w14:textId="143ABA55" w:rsidR="00CC076C" w:rsidRDefault="00B156A9" w:rsidP="53C62CBC">
      <w:pPr>
        <w:tabs>
          <w:tab w:val="left" w:pos="2842"/>
        </w:tabs>
        <w:rPr>
          <w:rFonts w:cs="Times New Roman"/>
        </w:rPr>
      </w:pPr>
      <w:r>
        <w:rPr>
          <w:rFonts w:cs="Times New Roman"/>
          <w:szCs w:val="24"/>
        </w:rPr>
        <w:tab/>
      </w:r>
      <w:r w:rsidR="53C62CBC" w:rsidRPr="53C62CBC">
        <w:rPr>
          <w:rFonts w:cs="Times New Roman"/>
        </w:rPr>
        <w:t>Listas de figuras</w:t>
      </w:r>
    </w:p>
    <w:p w14:paraId="3A43FCA9" w14:textId="77777777" w:rsidR="00DC3B9A" w:rsidRDefault="00DC3B9A" w:rsidP="00CC076C">
      <w:pPr>
        <w:jc w:val="center"/>
        <w:rPr>
          <w:rFonts w:cs="Times New Roman"/>
          <w:szCs w:val="24"/>
        </w:rPr>
      </w:pPr>
    </w:p>
    <w:p w14:paraId="79A1D0C0" w14:textId="77777777" w:rsidR="00CC076C" w:rsidRDefault="00CC076C" w:rsidP="00CC076C">
      <w:pPr>
        <w:jc w:val="center"/>
        <w:rPr>
          <w:rFonts w:cs="Times New Roman"/>
          <w:szCs w:val="24"/>
        </w:rPr>
      </w:pPr>
    </w:p>
    <w:p w14:paraId="4FD248FD" w14:textId="77777777" w:rsidR="00CC076C" w:rsidRDefault="00CC076C" w:rsidP="00CC076C">
      <w:pPr>
        <w:jc w:val="center"/>
        <w:rPr>
          <w:rFonts w:cs="Times New Roman"/>
          <w:szCs w:val="24"/>
        </w:rPr>
      </w:pPr>
    </w:p>
    <w:p w14:paraId="5146F9D6" w14:textId="5FC95D43" w:rsidR="00CC076C" w:rsidRDefault="00CC076C" w:rsidP="00CC076C">
      <w:pPr>
        <w:jc w:val="center"/>
        <w:rPr>
          <w:rFonts w:cs="Times New Roman"/>
          <w:szCs w:val="24"/>
        </w:rPr>
      </w:pPr>
    </w:p>
    <w:p w14:paraId="2AEB5E1C" w14:textId="77777777" w:rsidR="00CC076C" w:rsidRDefault="00CC076C" w:rsidP="00CC076C">
      <w:pPr>
        <w:jc w:val="center"/>
        <w:rPr>
          <w:rFonts w:cs="Times New Roman"/>
          <w:szCs w:val="24"/>
        </w:rPr>
      </w:pPr>
    </w:p>
    <w:p w14:paraId="22862A12" w14:textId="77777777" w:rsidR="00CC076C" w:rsidRDefault="00CC076C" w:rsidP="00CC076C">
      <w:pPr>
        <w:jc w:val="center"/>
        <w:rPr>
          <w:rFonts w:cs="Times New Roman"/>
          <w:szCs w:val="24"/>
        </w:rPr>
      </w:pPr>
    </w:p>
    <w:p w14:paraId="1008BC79" w14:textId="77777777" w:rsidR="00CC076C" w:rsidRDefault="00CC076C" w:rsidP="00CC076C">
      <w:pPr>
        <w:jc w:val="center"/>
        <w:rPr>
          <w:rFonts w:cs="Times New Roman"/>
          <w:szCs w:val="24"/>
        </w:rPr>
      </w:pPr>
    </w:p>
    <w:p w14:paraId="3A332FD2" w14:textId="77777777" w:rsidR="00CC076C" w:rsidRDefault="00CC076C" w:rsidP="00CC076C">
      <w:pPr>
        <w:jc w:val="center"/>
        <w:rPr>
          <w:rFonts w:cs="Times New Roman"/>
          <w:szCs w:val="24"/>
        </w:rPr>
      </w:pPr>
    </w:p>
    <w:p w14:paraId="58BE582A" w14:textId="77777777" w:rsidR="00CC076C" w:rsidRDefault="00CC076C" w:rsidP="00CC076C">
      <w:pPr>
        <w:jc w:val="center"/>
        <w:rPr>
          <w:rFonts w:cs="Times New Roman"/>
          <w:szCs w:val="24"/>
        </w:rPr>
      </w:pPr>
    </w:p>
    <w:p w14:paraId="19492B09" w14:textId="77777777" w:rsidR="00CC076C" w:rsidRDefault="00CC076C" w:rsidP="00CC076C">
      <w:pPr>
        <w:jc w:val="center"/>
        <w:rPr>
          <w:rFonts w:cs="Times New Roman"/>
          <w:szCs w:val="24"/>
        </w:rPr>
      </w:pPr>
    </w:p>
    <w:p w14:paraId="2704C1B3" w14:textId="77777777" w:rsidR="00CC076C" w:rsidRDefault="00CC076C" w:rsidP="00CC076C">
      <w:pPr>
        <w:jc w:val="center"/>
        <w:rPr>
          <w:rFonts w:cs="Times New Roman"/>
          <w:szCs w:val="24"/>
        </w:rPr>
      </w:pPr>
    </w:p>
    <w:p w14:paraId="7C87CA2A" w14:textId="77777777" w:rsidR="00CC076C" w:rsidRDefault="00CC076C" w:rsidP="00CC076C">
      <w:pPr>
        <w:jc w:val="center"/>
        <w:rPr>
          <w:rFonts w:cs="Times New Roman"/>
          <w:szCs w:val="24"/>
        </w:rPr>
      </w:pPr>
    </w:p>
    <w:p w14:paraId="00639ACF" w14:textId="77777777" w:rsidR="00CC076C" w:rsidRDefault="00CC076C" w:rsidP="00CC076C">
      <w:pPr>
        <w:jc w:val="center"/>
        <w:rPr>
          <w:rFonts w:cs="Times New Roman"/>
          <w:szCs w:val="24"/>
        </w:rPr>
      </w:pPr>
    </w:p>
    <w:p w14:paraId="083699E5" w14:textId="77777777" w:rsidR="00CC076C" w:rsidRDefault="00CC076C" w:rsidP="00CC076C">
      <w:pPr>
        <w:jc w:val="center"/>
        <w:rPr>
          <w:rFonts w:cs="Times New Roman"/>
          <w:szCs w:val="24"/>
        </w:rPr>
      </w:pPr>
    </w:p>
    <w:p w14:paraId="31BA9D7E" w14:textId="77777777" w:rsidR="00CC076C" w:rsidRDefault="00CC076C" w:rsidP="00CC076C">
      <w:pPr>
        <w:jc w:val="center"/>
        <w:rPr>
          <w:rFonts w:cs="Times New Roman"/>
          <w:szCs w:val="24"/>
        </w:rPr>
      </w:pPr>
    </w:p>
    <w:p w14:paraId="5F38AE93" w14:textId="77777777" w:rsidR="00CC076C" w:rsidRDefault="00CC076C" w:rsidP="00CC076C">
      <w:pPr>
        <w:jc w:val="center"/>
        <w:rPr>
          <w:rFonts w:cs="Times New Roman"/>
          <w:szCs w:val="24"/>
        </w:rPr>
      </w:pPr>
    </w:p>
    <w:p w14:paraId="1C8E16C2" w14:textId="77777777" w:rsidR="00CC076C" w:rsidRDefault="00CC076C" w:rsidP="00CC076C">
      <w:pPr>
        <w:jc w:val="center"/>
        <w:rPr>
          <w:rFonts w:cs="Times New Roman"/>
          <w:szCs w:val="24"/>
        </w:rPr>
      </w:pPr>
    </w:p>
    <w:p w14:paraId="120BC814" w14:textId="77777777" w:rsidR="00CC076C" w:rsidRDefault="00CC076C" w:rsidP="00CC076C">
      <w:pPr>
        <w:jc w:val="center"/>
        <w:rPr>
          <w:rFonts w:cs="Times New Roman"/>
          <w:szCs w:val="24"/>
        </w:rPr>
      </w:pPr>
    </w:p>
    <w:p w14:paraId="69075233" w14:textId="77777777" w:rsidR="00CC076C" w:rsidRDefault="00CC076C" w:rsidP="00CC076C">
      <w:pPr>
        <w:jc w:val="center"/>
        <w:rPr>
          <w:rFonts w:cs="Times New Roman"/>
          <w:szCs w:val="24"/>
        </w:rPr>
      </w:pPr>
    </w:p>
    <w:p w14:paraId="08FFEA86" w14:textId="77777777" w:rsidR="00CC076C" w:rsidRDefault="00CC076C" w:rsidP="00CC076C">
      <w:pPr>
        <w:jc w:val="center"/>
        <w:rPr>
          <w:rFonts w:cs="Times New Roman"/>
          <w:szCs w:val="24"/>
        </w:rPr>
      </w:pPr>
    </w:p>
    <w:p w14:paraId="67F7EDBF" w14:textId="2C665EF9" w:rsidR="00CC076C" w:rsidRDefault="00CC076C" w:rsidP="00CC076C">
      <w:pPr>
        <w:jc w:val="center"/>
        <w:rPr>
          <w:rFonts w:cs="Times New Roman"/>
          <w:szCs w:val="24"/>
        </w:rPr>
      </w:pPr>
    </w:p>
    <w:p w14:paraId="04ACA03A" w14:textId="6D8B90D5" w:rsidR="00892860" w:rsidRDefault="00892860" w:rsidP="000511AB">
      <w:pPr>
        <w:rPr>
          <w:rFonts w:cs="Times New Roman"/>
          <w:szCs w:val="24"/>
        </w:rPr>
      </w:pPr>
    </w:p>
    <w:p w14:paraId="1E402B53" w14:textId="57186A6A" w:rsidR="00892860" w:rsidRDefault="00892860" w:rsidP="000511AB">
      <w:pPr>
        <w:rPr>
          <w:rFonts w:cs="Times New Roman"/>
          <w:szCs w:val="24"/>
        </w:rPr>
      </w:pPr>
    </w:p>
    <w:p w14:paraId="5EB73FB2" w14:textId="232F9EFE" w:rsidR="00892860" w:rsidRDefault="00892860" w:rsidP="000511AB">
      <w:pPr>
        <w:rPr>
          <w:rFonts w:cs="Times New Roman"/>
          <w:szCs w:val="24"/>
        </w:rPr>
      </w:pPr>
    </w:p>
    <w:p w14:paraId="74F32926" w14:textId="2F7E7D75" w:rsidR="00892860" w:rsidRDefault="00892860" w:rsidP="000511AB">
      <w:pPr>
        <w:rPr>
          <w:rFonts w:cs="Times New Roman"/>
          <w:szCs w:val="24"/>
        </w:rPr>
      </w:pPr>
    </w:p>
    <w:p w14:paraId="229FC5A7" w14:textId="666E4A78" w:rsidR="00892860" w:rsidRDefault="00892860" w:rsidP="000511AB">
      <w:pPr>
        <w:rPr>
          <w:rFonts w:cs="Times New Roman"/>
          <w:szCs w:val="24"/>
        </w:rPr>
      </w:pPr>
    </w:p>
    <w:p w14:paraId="302BBD47" w14:textId="190924E9" w:rsidR="00892860" w:rsidRDefault="00892860" w:rsidP="000511AB">
      <w:pPr>
        <w:rPr>
          <w:rFonts w:cs="Times New Roman"/>
          <w:szCs w:val="24"/>
        </w:rPr>
      </w:pPr>
    </w:p>
    <w:p w14:paraId="1D34581A" w14:textId="7C24AD77" w:rsidR="00892860" w:rsidRDefault="00892860" w:rsidP="000511AB">
      <w:pPr>
        <w:rPr>
          <w:rFonts w:cs="Times New Roman"/>
          <w:szCs w:val="24"/>
        </w:rPr>
      </w:pPr>
    </w:p>
    <w:p w14:paraId="261FAE23" w14:textId="03060049" w:rsidR="00892860" w:rsidRDefault="00892860" w:rsidP="000511AB">
      <w:pPr>
        <w:rPr>
          <w:rFonts w:cs="Times New Roman"/>
          <w:szCs w:val="24"/>
        </w:rPr>
      </w:pPr>
      <w:commentRangeStart w:id="5"/>
      <w:r>
        <w:rPr>
          <w:rFonts w:cs="Times New Roman"/>
          <w:szCs w:val="24"/>
        </w:rPr>
        <w:t xml:space="preserve"> </w:t>
      </w:r>
      <w:commentRangeEnd w:id="5"/>
      <w:r>
        <w:rPr>
          <w:rStyle w:val="Refdecomentario"/>
          <w:rFonts w:cs="Times New Roman"/>
          <w:sz w:val="24"/>
          <w:szCs w:val="24"/>
        </w:rPr>
        <w:commentReference w:id="5"/>
      </w:r>
    </w:p>
    <w:p w14:paraId="3595085B" w14:textId="77777777" w:rsidR="006B13CA" w:rsidRDefault="006B13CA" w:rsidP="000511AB">
      <w:pPr>
        <w:rPr>
          <w:rFonts w:cs="Times New Roman"/>
          <w:szCs w:val="24"/>
        </w:rPr>
      </w:pPr>
    </w:p>
    <w:p w14:paraId="57BEFED1" w14:textId="77777777" w:rsidR="002421AA" w:rsidRDefault="002421AA" w:rsidP="006B13CA">
      <w:pPr>
        <w:jc w:val="center"/>
        <w:rPr>
          <w:rFonts w:cs="Times New Roman"/>
          <w:b/>
          <w:szCs w:val="24"/>
        </w:rPr>
        <w:sectPr w:rsidR="002421AA" w:rsidSect="007676DC">
          <w:pgSz w:w="12240" w:h="15840"/>
          <w:pgMar w:top="1418" w:right="1418" w:bottom="1418" w:left="1418" w:header="709" w:footer="709" w:gutter="0"/>
          <w:cols w:space="708"/>
          <w:docGrid w:linePitch="360"/>
        </w:sectPr>
      </w:pPr>
    </w:p>
    <w:p w14:paraId="7F268CA5" w14:textId="6FCF95A2" w:rsidR="006B13CA" w:rsidRPr="00E41C47" w:rsidRDefault="3E27667B" w:rsidP="007A1607">
      <w:pPr>
        <w:pStyle w:val="Ttulo1"/>
      </w:pPr>
      <w:bookmarkStart w:id="6" w:name="_Toc440985124"/>
      <w:bookmarkStart w:id="7" w:name="_Toc1599871193"/>
      <w:commentRangeStart w:id="8"/>
      <w:r>
        <w:lastRenderedPageBreak/>
        <w:t>R</w:t>
      </w:r>
      <w:commentRangeEnd w:id="8"/>
      <w:r w:rsidR="006B13CA">
        <w:rPr>
          <w:rStyle w:val="Refdecomentario"/>
          <w:sz w:val="24"/>
          <w:szCs w:val="32"/>
        </w:rPr>
        <w:commentReference w:id="8"/>
      </w:r>
      <w:r>
        <w:t>esumen</w:t>
      </w:r>
      <w:bookmarkEnd w:id="6"/>
      <w:bookmarkEnd w:id="7"/>
    </w:p>
    <w:p w14:paraId="04EE819E" w14:textId="77777777" w:rsidR="006B13CA" w:rsidRDefault="006B13CA" w:rsidP="00026489">
      <w:pPr>
        <w:ind w:firstLine="708"/>
        <w:jc w:val="center"/>
        <w:rPr>
          <w:szCs w:val="24"/>
        </w:rPr>
      </w:pPr>
    </w:p>
    <w:p w14:paraId="5126C30E" w14:textId="06BEBC65" w:rsidR="00537B33" w:rsidRDefault="00537B33" w:rsidP="00537B33">
      <w:r>
        <w:t>La ciudad de Medellín, Distrito de ciencia, tecnología e innovación, cuenta con una red integrada de bibliotecas públicas que está conformada por 26 bibliotecas públicas y alrededor de 47 bibliotecas de educación superior,</w:t>
      </w:r>
      <w:r w:rsidRPr="008C3CAE">
        <w:t xml:space="preserve"> </w:t>
      </w:r>
      <w:r>
        <w:t xml:space="preserve">estas </w:t>
      </w:r>
      <w:r w:rsidRPr="008C3CAE">
        <w:t>atienden las necesidades de información, esto</w:t>
      </w:r>
      <w:r>
        <w:t xml:space="preserve"> con el fin de satisfacer a los 2.6 millones de habitantes del área urbana de la ciudad de Medellín, además de todas las personas que se desplazan a diario a la ciudad. </w:t>
      </w:r>
      <w:r w:rsidR="00FA2238">
        <w:t>En bibliotecas, los métodos tradicionales</w:t>
      </w:r>
      <w:r>
        <w:t xml:space="preserve"> suelen generar demoras en los tiempos de respuesta. </w:t>
      </w:r>
      <w:r w:rsidRPr="0085579A">
        <w:t xml:space="preserve">Ante esta necesidad, el presente estudio propone una solución eficiente para el control e identificación de libros mediante tecnología de </w:t>
      </w:r>
      <w:r w:rsidR="00FA2238">
        <w:t>identificación por radiofrecuencia (RFID). Esta trabaja</w:t>
      </w:r>
      <w:r>
        <w:t xml:space="preserve"> con etiquetas con chips de almacenamiento y lectores con circuitos integrados.</w:t>
      </w:r>
    </w:p>
    <w:p w14:paraId="5715BF0F" w14:textId="5BF752D2" w:rsidR="00537B33" w:rsidRDefault="00537B33" w:rsidP="00537B33">
      <w:r>
        <w:t xml:space="preserve">La investigación, se desarrolla bajo una metodología mixta experimental, la cual se divide en tres etapas. En la primera etapa, se realizó la recopilación de la información de los usuarios y de los funcionaros encargados del sistema interno de las bibliotecas, los resultados obtenidos, confirman el alto valor que representan las bibliotecas para el entorno actual, pero también dejaron ver la falta de tecnología. Para la segunda etapa se </w:t>
      </w:r>
      <w:r w:rsidR="00FA2238">
        <w:t>desarrolló el sistema integral utilizando el software de simulación electromagnética CST (CST Studio Suite), donde se modelaron resultados y se logró la correcta identificación de los materiales. En la última fase se implementará la simulación conforme a los parámetros establecidos. En la última fase se implementará la simulación según los parámetros escogidos</w:t>
      </w:r>
      <w:r>
        <w:t xml:space="preserve"> en esta.</w:t>
      </w:r>
    </w:p>
    <w:p w14:paraId="784F98FC" w14:textId="77777777" w:rsidR="00537B33" w:rsidRPr="005E1355" w:rsidRDefault="00537B33" w:rsidP="00537B33">
      <w:r w:rsidRPr="005E1355">
        <w:rPr>
          <w:b/>
          <w:bCs/>
        </w:rPr>
        <w:t>Palabras clave:</w:t>
      </w:r>
      <w:r>
        <w:rPr>
          <w:b/>
          <w:bCs/>
        </w:rPr>
        <w:t xml:space="preserve"> </w:t>
      </w:r>
      <w:r w:rsidRPr="005E1355">
        <w:t xml:space="preserve">RFID, Antenas, Biblioteca, Simulación, </w:t>
      </w:r>
      <w:r>
        <w:t>P</w:t>
      </w:r>
      <w:r w:rsidRPr="005E1355">
        <w:t xml:space="preserve">arámetros </w:t>
      </w:r>
      <w:r>
        <w:t>S, Etiquetas.</w:t>
      </w:r>
    </w:p>
    <w:p w14:paraId="5FCB9300" w14:textId="77777777" w:rsidR="006B13CA" w:rsidRDefault="006B13CA" w:rsidP="006B13CA">
      <w:pPr>
        <w:jc w:val="center"/>
        <w:rPr>
          <w:rFonts w:cs="Times New Roman"/>
          <w:szCs w:val="24"/>
        </w:rPr>
      </w:pPr>
    </w:p>
    <w:p w14:paraId="4C5B8A96" w14:textId="77777777" w:rsidR="007A1607" w:rsidRDefault="007A1607">
      <w:pPr>
        <w:spacing w:after="160" w:line="259" w:lineRule="auto"/>
        <w:jc w:val="left"/>
        <w:rPr>
          <w:b/>
          <w:szCs w:val="24"/>
        </w:rPr>
      </w:pPr>
      <w:r>
        <w:rPr>
          <w:b/>
          <w:szCs w:val="24"/>
        </w:rPr>
        <w:br w:type="page"/>
      </w:r>
    </w:p>
    <w:p w14:paraId="0A875A73" w14:textId="351A600A" w:rsidR="006B13CA" w:rsidRPr="00DC61C2" w:rsidRDefault="3E27667B" w:rsidP="7111CADC">
      <w:pPr>
        <w:pStyle w:val="Ttulo1"/>
        <w:rPr>
          <w:lang w:val="en-US"/>
        </w:rPr>
      </w:pPr>
      <w:bookmarkStart w:id="9" w:name="_Toc1646091618"/>
      <w:commentRangeStart w:id="10"/>
      <w:r w:rsidRPr="00DC61C2">
        <w:rPr>
          <w:lang w:val="en-US"/>
        </w:rPr>
        <w:lastRenderedPageBreak/>
        <w:t>Abstract</w:t>
      </w:r>
      <w:bookmarkEnd w:id="9"/>
      <w:commentRangeEnd w:id="10"/>
      <w:r w:rsidR="006B13CA" w:rsidRPr="00DC61C2">
        <w:rPr>
          <w:rStyle w:val="Refdecomentario"/>
          <w:sz w:val="24"/>
          <w:szCs w:val="32"/>
          <w:lang w:val="en-US"/>
        </w:rPr>
        <w:commentReference w:id="10"/>
      </w:r>
    </w:p>
    <w:p w14:paraId="03A8524F" w14:textId="77777777" w:rsidR="00883AF0" w:rsidRPr="00DC61C2" w:rsidRDefault="00883AF0" w:rsidP="00281507">
      <w:pPr>
        <w:rPr>
          <w:szCs w:val="24"/>
          <w:lang w:val="en-US"/>
        </w:rPr>
      </w:pPr>
    </w:p>
    <w:p w14:paraId="78266FDB" w14:textId="77777777" w:rsidR="00537B33" w:rsidRPr="00DC61C2" w:rsidRDefault="00537B33" w:rsidP="00537B33">
      <w:pPr>
        <w:ind w:firstLine="708"/>
        <w:rPr>
          <w:color w:val="000000" w:themeColor="text1"/>
          <w:szCs w:val="24"/>
          <w:lang w:val="en-US"/>
        </w:rPr>
      </w:pPr>
      <w:r w:rsidRPr="00DC61C2">
        <w:rPr>
          <w:color w:val="000000" w:themeColor="text1"/>
          <w:szCs w:val="24"/>
          <w:lang w:val="en-US"/>
        </w:rPr>
        <w:t>The city of Medellín, a Science, Technology, and Innovation District, boasts an integrated network of public libraries comprised of 26 public libraries and approximately 47 higher education libraries. These libraries serve the information needs of the 2.6 million inhabitants of Medellín's urban area, as well as the many people who commute to the city daily. Traditional methods in these libraries often result in slow response times. To address this need, this study proposes an efficient solution for book control and identification using Radio Frequency Identification (RFID) technology. This technology utilizes tags with storage chips and readers with integrated circuits.</w:t>
      </w:r>
    </w:p>
    <w:p w14:paraId="759E15C6" w14:textId="77777777" w:rsidR="00537B33" w:rsidRPr="00DC61C2" w:rsidRDefault="00537B33" w:rsidP="00537B33">
      <w:pPr>
        <w:ind w:firstLine="708"/>
        <w:rPr>
          <w:color w:val="000000" w:themeColor="text1"/>
          <w:szCs w:val="24"/>
          <w:lang w:val="en-US"/>
        </w:rPr>
      </w:pPr>
    </w:p>
    <w:p w14:paraId="4CB63874" w14:textId="77777777" w:rsidR="00537B33" w:rsidRPr="00DC61C2" w:rsidRDefault="00537B33" w:rsidP="00537B33">
      <w:pPr>
        <w:ind w:firstLine="708"/>
        <w:rPr>
          <w:color w:val="000000" w:themeColor="text1"/>
          <w:szCs w:val="24"/>
          <w:lang w:val="en-US"/>
        </w:rPr>
      </w:pPr>
      <w:r w:rsidRPr="00DC61C2">
        <w:rPr>
          <w:color w:val="000000" w:themeColor="text1"/>
          <w:szCs w:val="24"/>
          <w:lang w:val="en-US"/>
        </w:rPr>
        <w:t>The research employs a mixed-methods experimental approach, divided into three stages. The first stage involved gathering information from users and library staff responsible for internal systems. The results confirm the significant value of libraries in today's environment but also reveal a lack of technological resources. For the second stage, the integral system is developed using the CST electromagnetic simulation software (CST Studio suite) where results were modeled and the correct identification of materials was achieved. In the last phase, the simulation will be implemented, according to the parameters specified therein.</w:t>
      </w:r>
    </w:p>
    <w:p w14:paraId="05A086CC" w14:textId="77777777" w:rsidR="00537B33" w:rsidRPr="00DC61C2" w:rsidRDefault="00537B33" w:rsidP="00537B33">
      <w:pPr>
        <w:rPr>
          <w:color w:val="000000" w:themeColor="text1"/>
          <w:szCs w:val="24"/>
          <w:lang w:val="en-US"/>
        </w:rPr>
      </w:pPr>
    </w:p>
    <w:p w14:paraId="67AEC440" w14:textId="1C51B0E3" w:rsidR="002421AA" w:rsidRPr="002D7A73" w:rsidRDefault="00537B33" w:rsidP="00537B33">
      <w:pPr>
        <w:rPr>
          <w:szCs w:val="24"/>
          <w:lang w:val="en-US"/>
        </w:rPr>
      </w:pPr>
      <w:commentRangeStart w:id="11"/>
      <w:r w:rsidRPr="005E1355">
        <w:rPr>
          <w:iCs/>
          <w:szCs w:val="24"/>
          <w:lang w:val="en-US"/>
        </w:rPr>
        <w:t>K</w:t>
      </w:r>
      <w:commentRangeEnd w:id="11"/>
      <w:r w:rsidRPr="005E1355">
        <w:rPr>
          <w:rStyle w:val="Refdecomentario"/>
          <w:iCs/>
          <w:sz w:val="24"/>
          <w:szCs w:val="24"/>
          <w:lang w:val="en-US"/>
        </w:rPr>
        <w:commentReference w:id="11"/>
      </w:r>
      <w:r w:rsidRPr="005E1355">
        <w:rPr>
          <w:iCs/>
          <w:szCs w:val="24"/>
          <w:lang w:val="en-US"/>
        </w:rPr>
        <w:t>eywords</w:t>
      </w:r>
      <w:r w:rsidRPr="002D7A73">
        <w:rPr>
          <w:b/>
          <w:szCs w:val="24"/>
          <w:lang w:val="en-US"/>
        </w:rPr>
        <w:t>:</w:t>
      </w:r>
      <w:r w:rsidRPr="002D7A73">
        <w:rPr>
          <w:szCs w:val="24"/>
          <w:lang w:val="en-US"/>
        </w:rPr>
        <w:t xml:space="preserve"> </w:t>
      </w:r>
      <w:r w:rsidRPr="005E1355">
        <w:rPr>
          <w:szCs w:val="24"/>
          <w:lang w:val="en-US"/>
        </w:rPr>
        <w:t xml:space="preserve">RFID, Antennas, Library, Simulation, </w:t>
      </w:r>
      <w:r>
        <w:rPr>
          <w:szCs w:val="24"/>
          <w:lang w:val="en-US"/>
        </w:rPr>
        <w:t>P</w:t>
      </w:r>
      <w:r w:rsidRPr="005E1355">
        <w:rPr>
          <w:szCs w:val="24"/>
          <w:lang w:val="en-US"/>
        </w:rPr>
        <w:t>arameters</w:t>
      </w:r>
      <w:r>
        <w:rPr>
          <w:szCs w:val="24"/>
          <w:lang w:val="en-US"/>
        </w:rPr>
        <w:t xml:space="preserve"> S</w:t>
      </w:r>
      <w:r w:rsidRPr="005E1355">
        <w:rPr>
          <w:szCs w:val="24"/>
          <w:lang w:val="en-US"/>
        </w:rPr>
        <w:t>, Tags.</w:t>
      </w:r>
    </w:p>
    <w:p w14:paraId="578B969F" w14:textId="00E4965F" w:rsidR="002421AA" w:rsidRPr="002D7A73" w:rsidRDefault="00B261A2" w:rsidP="00B261A2">
      <w:pPr>
        <w:tabs>
          <w:tab w:val="left" w:pos="6787"/>
        </w:tabs>
        <w:rPr>
          <w:szCs w:val="24"/>
          <w:lang w:val="en-US"/>
        </w:rPr>
      </w:pPr>
      <w:r>
        <w:rPr>
          <w:szCs w:val="24"/>
          <w:lang w:val="en-US"/>
        </w:rPr>
        <w:tab/>
      </w:r>
    </w:p>
    <w:p w14:paraId="211E3C89" w14:textId="77777777" w:rsidR="002421AA" w:rsidRPr="002D7A73" w:rsidRDefault="002421AA" w:rsidP="002421AA">
      <w:pPr>
        <w:rPr>
          <w:rFonts w:cs="Times New Roman"/>
          <w:szCs w:val="24"/>
          <w:lang w:val="en-US"/>
        </w:rPr>
      </w:pPr>
    </w:p>
    <w:p w14:paraId="7DA0EA49" w14:textId="77777777" w:rsidR="002421AA" w:rsidRPr="002D7A73" w:rsidRDefault="002421AA" w:rsidP="002421AA">
      <w:pPr>
        <w:rPr>
          <w:rFonts w:cs="Times New Roman"/>
          <w:szCs w:val="24"/>
          <w:lang w:val="en-US"/>
        </w:rPr>
      </w:pPr>
    </w:p>
    <w:p w14:paraId="2148EE4E" w14:textId="77777777" w:rsidR="002421AA" w:rsidRPr="002D7A73" w:rsidRDefault="002421AA" w:rsidP="002421AA">
      <w:pPr>
        <w:rPr>
          <w:rFonts w:cs="Times New Roman"/>
          <w:szCs w:val="24"/>
          <w:lang w:val="en-US"/>
        </w:rPr>
      </w:pPr>
    </w:p>
    <w:p w14:paraId="05EADC83" w14:textId="77777777" w:rsidR="002421AA" w:rsidRPr="002D7A73" w:rsidRDefault="002421AA" w:rsidP="002421AA">
      <w:pPr>
        <w:rPr>
          <w:rFonts w:cs="Times New Roman"/>
          <w:szCs w:val="24"/>
          <w:lang w:val="en-US"/>
        </w:rPr>
      </w:pPr>
    </w:p>
    <w:p w14:paraId="1E1A4D95" w14:textId="77777777" w:rsidR="002421AA" w:rsidRPr="002D7A73" w:rsidRDefault="002421AA" w:rsidP="002421AA">
      <w:pPr>
        <w:rPr>
          <w:rFonts w:cs="Times New Roman"/>
          <w:szCs w:val="24"/>
          <w:lang w:val="en-US"/>
        </w:rPr>
      </w:pPr>
    </w:p>
    <w:p w14:paraId="721F053F" w14:textId="77777777" w:rsidR="002421AA" w:rsidRPr="002D7A73" w:rsidRDefault="002421AA" w:rsidP="002421AA">
      <w:pPr>
        <w:rPr>
          <w:rFonts w:cs="Times New Roman"/>
          <w:szCs w:val="24"/>
          <w:lang w:val="en-US"/>
        </w:rPr>
      </w:pPr>
    </w:p>
    <w:p w14:paraId="2B1943F7" w14:textId="77777777" w:rsidR="002421AA" w:rsidRPr="002D7A73" w:rsidRDefault="002421AA" w:rsidP="002421AA">
      <w:pPr>
        <w:rPr>
          <w:rFonts w:cs="Times New Roman"/>
          <w:szCs w:val="24"/>
          <w:lang w:val="en-US"/>
        </w:rPr>
      </w:pPr>
    </w:p>
    <w:p w14:paraId="48B6531F" w14:textId="77777777" w:rsidR="002421AA" w:rsidRPr="002D7A73" w:rsidRDefault="002421AA" w:rsidP="002421AA">
      <w:pPr>
        <w:rPr>
          <w:rFonts w:cs="Times New Roman"/>
          <w:szCs w:val="24"/>
          <w:lang w:val="en-US"/>
        </w:rPr>
      </w:pPr>
    </w:p>
    <w:p w14:paraId="784EB85F" w14:textId="77777777" w:rsidR="002557AD" w:rsidRPr="002D7A73" w:rsidRDefault="002557AD">
      <w:pPr>
        <w:spacing w:after="160" w:line="259" w:lineRule="auto"/>
        <w:jc w:val="left"/>
        <w:rPr>
          <w:b/>
          <w:lang w:val="en-US"/>
        </w:rPr>
      </w:pPr>
      <w:bookmarkStart w:id="12" w:name="_Toc437858002"/>
      <w:bookmarkStart w:id="13" w:name="_Toc437858423"/>
      <w:bookmarkStart w:id="14" w:name="_Toc440985125"/>
      <w:r w:rsidRPr="002D7A73">
        <w:rPr>
          <w:b/>
          <w:lang w:val="en-US"/>
        </w:rPr>
        <w:br w:type="page"/>
      </w:r>
    </w:p>
    <w:p w14:paraId="6780C5C5" w14:textId="02C6084E" w:rsidR="006B13CA" w:rsidRPr="00285913" w:rsidRDefault="3E27667B" w:rsidP="007A1607">
      <w:pPr>
        <w:pStyle w:val="Ttulo1"/>
      </w:pPr>
      <w:bookmarkStart w:id="15" w:name="_Toc1036221317"/>
      <w:r>
        <w:lastRenderedPageBreak/>
        <w:t>Introducció</w:t>
      </w:r>
      <w:commentRangeStart w:id="16"/>
      <w:r>
        <w:t>n</w:t>
      </w:r>
      <w:bookmarkEnd w:id="12"/>
      <w:bookmarkEnd w:id="13"/>
      <w:bookmarkEnd w:id="14"/>
      <w:bookmarkEnd w:id="15"/>
      <w:commentRangeEnd w:id="16"/>
      <w:r w:rsidR="006B13CA" w:rsidRPr="00285913">
        <w:rPr>
          <w:rStyle w:val="Refdecomentario"/>
          <w:sz w:val="24"/>
          <w:szCs w:val="32"/>
        </w:rPr>
        <w:commentReference w:id="16"/>
      </w:r>
    </w:p>
    <w:p w14:paraId="2BF1E13E" w14:textId="77777777" w:rsidR="006757EB" w:rsidRDefault="006757EB" w:rsidP="006B13CA">
      <w:pPr>
        <w:ind w:firstLine="708"/>
        <w:rPr>
          <w:szCs w:val="24"/>
        </w:rPr>
      </w:pPr>
    </w:p>
    <w:p w14:paraId="6E550F42" w14:textId="1E53B0A1" w:rsidR="00FA2238" w:rsidRDefault="00FA2238" w:rsidP="00537B33">
      <w:pPr>
        <w:ind w:firstLine="708"/>
        <w:rPr>
          <w:szCs w:val="24"/>
        </w:rPr>
      </w:pPr>
      <w:r>
        <w:rPr>
          <w:szCs w:val="24"/>
        </w:rPr>
        <w:t>Actualmente, la mayoría de las bibliotecas en Colombia requieren sistemas que permitan mejorar el control, identificación y préstamo de libros, así como también, mejorar la efectividad y seguridad de todos estos recursos. Asimismo, muchos de estos procesos bibliotecarios se desarrollan de forma manual o con tecnologías limitadas, lo que genera pérdidas de material, errores en el registro de inventario y demoras en los procesos.</w:t>
      </w:r>
    </w:p>
    <w:p w14:paraId="18BDE1F8" w14:textId="54748765" w:rsidR="00537B33" w:rsidRPr="00537B33" w:rsidRDefault="00FA2238" w:rsidP="00537B33">
      <w:pPr>
        <w:ind w:firstLine="708"/>
        <w:rPr>
          <w:szCs w:val="24"/>
        </w:rPr>
      </w:pPr>
      <w:r>
        <w:rPr>
          <w:szCs w:val="24"/>
        </w:rPr>
        <w:t xml:space="preserve">En este contexto, el uso de la tecnología RFID (Radio Frequency Identification) se ha convertido en una alternativa eficiente, con la cual se automatizan procesos de identificación y control de inventario de los libros, mediante etiquetas que se presentan en pasivas, semipasivas y activas, dependiendo de su frecuencia y del material a implementar. Además, las etiquetas son las encargadas de almacenar los datos. Por otro lado, encontramos los lectores, que se encargan de obtener la información almacenada en las etiquetas sin necesidad de contacto directo, lo que permite mejorar la eficiencia y la agilidad del inventario y de la gestión bibliotecaria. </w:t>
      </w:r>
    </w:p>
    <w:p w14:paraId="47929B8B" w14:textId="440D1A39" w:rsidR="00537B33" w:rsidRPr="00537B33" w:rsidRDefault="00537B33" w:rsidP="00537B33">
      <w:pPr>
        <w:ind w:firstLine="708"/>
        <w:rPr>
          <w:szCs w:val="24"/>
        </w:rPr>
      </w:pPr>
      <w:r w:rsidRPr="00537B33">
        <w:rPr>
          <w:szCs w:val="24"/>
        </w:rPr>
        <w:tab/>
        <w:t xml:space="preserve">Por esta razón, se busca </w:t>
      </w:r>
      <w:del w:id="17" w:author="Autor">
        <w:r w:rsidRPr="00537B33" w:rsidDel="00FA2238">
          <w:rPr>
            <w:szCs w:val="24"/>
          </w:rPr>
          <w:delText xml:space="preserve">como </w:delText>
        </w:r>
      </w:del>
      <w:r w:rsidRPr="00537B33">
        <w:rPr>
          <w:szCs w:val="24"/>
        </w:rPr>
        <w:t>implementar un sistema de identificación por radiofrecuencia (RFID) que permita el control eficiente, seguro y automatizado de libros en bibliotecas, superando las limitaciones de los métodos tradicionales de identificación, mejorando la trazabilidad, el acceso y la gestión del inventario.</w:t>
      </w:r>
    </w:p>
    <w:p w14:paraId="5E660307" w14:textId="083B30EF" w:rsidR="00537B33" w:rsidRPr="00537B33" w:rsidRDefault="00537B33" w:rsidP="00537B33">
      <w:pPr>
        <w:ind w:firstLine="708"/>
        <w:rPr>
          <w:szCs w:val="24"/>
        </w:rPr>
      </w:pPr>
      <w:r w:rsidRPr="00537B33">
        <w:rPr>
          <w:szCs w:val="24"/>
        </w:rPr>
        <w:tab/>
        <w:t xml:space="preserve">Como </w:t>
      </w:r>
      <w:r w:rsidR="00FA2238">
        <w:rPr>
          <w:szCs w:val="24"/>
        </w:rPr>
        <w:t>objetivo general, tenemos la implementación de un sistema por radiofrecuencia (RFID) en la biblioteca “Monseñor Héctor Rueda Hernández” de la Institución Universitaria Salazar y Herrera (IUSH), la cual mejorará la eficiencia, seguridad y automatización en los procesos de préstamo, devolución e inventario de libros, al permitir una lectura simultánea</w:t>
      </w:r>
      <w:r w:rsidRPr="00537B33">
        <w:rPr>
          <w:szCs w:val="24"/>
        </w:rPr>
        <w:t xml:space="preserve"> sin necesidad de línea de visión y actualizaciones en tiempo real del inventario. </w:t>
      </w:r>
    </w:p>
    <w:p w14:paraId="0A8F1417" w14:textId="77777777" w:rsidR="00537B33" w:rsidRPr="00537B33" w:rsidRDefault="00537B33" w:rsidP="00537B33">
      <w:pPr>
        <w:ind w:firstLine="708"/>
        <w:rPr>
          <w:szCs w:val="24"/>
        </w:rPr>
      </w:pPr>
      <w:r w:rsidRPr="00537B33">
        <w:rPr>
          <w:szCs w:val="24"/>
        </w:rPr>
        <w:tab/>
        <w:t xml:space="preserve">Así que, para dar el cumplimiento a este objetivo esta investigación va dirigida en 3 etapas las cuales se dividen en diferentes tareas: </w:t>
      </w:r>
    </w:p>
    <w:p w14:paraId="2E026317" w14:textId="77777777" w:rsidR="00537B33" w:rsidRPr="00537B33" w:rsidRDefault="00537B33" w:rsidP="00537B33">
      <w:pPr>
        <w:ind w:firstLine="708"/>
        <w:rPr>
          <w:szCs w:val="24"/>
        </w:rPr>
      </w:pPr>
      <w:r w:rsidRPr="00537B33">
        <w:rPr>
          <w:szCs w:val="24"/>
        </w:rPr>
        <w:t>1.</w:t>
      </w:r>
      <w:r w:rsidRPr="00537B33">
        <w:rPr>
          <w:szCs w:val="24"/>
        </w:rPr>
        <w:tab/>
        <w:t xml:space="preserve">Análisis de los procesos actuales de gestión bibliotecaria </w:t>
      </w:r>
    </w:p>
    <w:p w14:paraId="2CA02DB1" w14:textId="77777777" w:rsidR="00537B33" w:rsidRPr="00537B33" w:rsidRDefault="00537B33" w:rsidP="00537B33">
      <w:pPr>
        <w:ind w:firstLine="708"/>
        <w:rPr>
          <w:szCs w:val="24"/>
        </w:rPr>
      </w:pPr>
      <w:r w:rsidRPr="00537B33">
        <w:rPr>
          <w:szCs w:val="24"/>
        </w:rPr>
        <w:t>2.</w:t>
      </w:r>
      <w:r w:rsidRPr="00537B33">
        <w:rPr>
          <w:szCs w:val="24"/>
        </w:rPr>
        <w:tab/>
        <w:t>Diseño de la arquitectura del sistema RFID</w:t>
      </w:r>
    </w:p>
    <w:p w14:paraId="1805ABF5" w14:textId="77777777" w:rsidR="00537B33" w:rsidRPr="00537B33" w:rsidRDefault="00537B33" w:rsidP="00537B33">
      <w:pPr>
        <w:ind w:firstLine="708"/>
        <w:rPr>
          <w:szCs w:val="24"/>
        </w:rPr>
      </w:pPr>
      <w:r w:rsidRPr="00537B33">
        <w:rPr>
          <w:szCs w:val="24"/>
        </w:rPr>
        <w:t>3.</w:t>
      </w:r>
      <w:r w:rsidRPr="00537B33">
        <w:rPr>
          <w:szCs w:val="24"/>
        </w:rPr>
        <w:tab/>
        <w:t>Implementación del prototipo del sistema RFID</w:t>
      </w:r>
    </w:p>
    <w:p w14:paraId="2CA28283" w14:textId="307FAE8F" w:rsidR="00537B33" w:rsidRPr="00537B33" w:rsidRDefault="00537B33" w:rsidP="00537B33">
      <w:pPr>
        <w:ind w:firstLine="708"/>
        <w:rPr>
          <w:szCs w:val="24"/>
        </w:rPr>
      </w:pPr>
      <w:r w:rsidRPr="00537B33">
        <w:rPr>
          <w:szCs w:val="24"/>
        </w:rPr>
        <w:t>Con la metodología Mixto-Experimental</w:t>
      </w:r>
      <w:r w:rsidR="00FA2238">
        <w:rPr>
          <w:szCs w:val="24"/>
        </w:rPr>
        <w:t xml:space="preserve">, cada una de estas etapas aporta un análisis o unos datos, los cuales ayudan a dar un norte a la investigación. En la etapa 1 encontramos el análisis de </w:t>
      </w:r>
      <w:r w:rsidR="00FA2238">
        <w:rPr>
          <w:szCs w:val="24"/>
        </w:rPr>
        <w:lastRenderedPageBreak/>
        <w:t>los procesos actuales de las bibliotecas con ayuda de encuestas a estudiantes y de entrevistas a bibliotecarios. Cada una de estas etapas aporta un análisis o unos datos, los cuales ayudan a dar un norte a la investigación. En la etapa 1 encontramos el análisis de los procesos actuales de las bibliotecas con ayuda de encuestas a estudiantes y entrevistas a los bibliotecarios,</w:t>
      </w:r>
      <w:r w:rsidRPr="00537B33">
        <w:rPr>
          <w:szCs w:val="24"/>
        </w:rPr>
        <w:t xml:space="preserve"> encontrando allí datos cualitativos que nos ayudan a explicar la experiencia de cada usuario encuestado en la biblioteca. La segunda etapa es el diseño de las etiquetas y </w:t>
      </w:r>
      <w:r w:rsidR="00FA2238">
        <w:rPr>
          <w:szCs w:val="24"/>
        </w:rPr>
        <w:t>del lector RFID, donde se realiza el uso del software CST para este diseño, esto con el fin de poder seguir con la última etapa, en la cual se realizan las pruebas pertinentes, en las cuales se observan el alcance, las lecturas, entre otros datos. En estas últimas etapas encontramos los datos cuantitativos,</w:t>
      </w:r>
      <w:r w:rsidRPr="00537B33">
        <w:rPr>
          <w:szCs w:val="24"/>
        </w:rPr>
        <w:t xml:space="preserve"> </w:t>
      </w:r>
      <w:r w:rsidR="00FA2238">
        <w:rPr>
          <w:szCs w:val="24"/>
        </w:rPr>
        <w:t>que</w:t>
      </w:r>
      <w:r w:rsidRPr="00537B33">
        <w:rPr>
          <w:szCs w:val="24"/>
        </w:rPr>
        <w:t xml:space="preserve"> ayudan a mejorar el prototipo final.</w:t>
      </w:r>
    </w:p>
    <w:p w14:paraId="7175B161" w14:textId="46BCA49A" w:rsidR="00537B33" w:rsidRPr="00537B33" w:rsidRDefault="00537B33" w:rsidP="00537B33">
      <w:pPr>
        <w:ind w:firstLine="708"/>
        <w:rPr>
          <w:szCs w:val="24"/>
        </w:rPr>
      </w:pPr>
      <w:r w:rsidRPr="00537B33">
        <w:rPr>
          <w:szCs w:val="24"/>
        </w:rPr>
        <w:tab/>
        <w:t>Finalmente, el documento se divide en 1</w:t>
      </w:r>
      <w:r w:rsidR="000C2F7C">
        <w:rPr>
          <w:szCs w:val="24"/>
        </w:rPr>
        <w:t>0 capítulos</w:t>
      </w:r>
      <w:r w:rsidRPr="00537B33">
        <w:rPr>
          <w:szCs w:val="24"/>
        </w:rPr>
        <w:t>, lo cuales son:</w:t>
      </w:r>
    </w:p>
    <w:p w14:paraId="4B22D59E" w14:textId="58D2CADB" w:rsidR="00537B33" w:rsidRPr="000C2F7C" w:rsidRDefault="00537B33" w:rsidP="000C2F7C">
      <w:pPr>
        <w:pStyle w:val="Prrafodelista"/>
        <w:numPr>
          <w:ilvl w:val="0"/>
          <w:numId w:val="49"/>
        </w:numPr>
        <w:rPr>
          <w:szCs w:val="24"/>
        </w:rPr>
      </w:pPr>
      <w:commentRangeStart w:id="18"/>
      <w:r w:rsidRPr="000C2F7C">
        <w:rPr>
          <w:szCs w:val="24"/>
        </w:rPr>
        <w:t>Antecedentes</w:t>
      </w:r>
      <w:r w:rsidR="000C2F7C">
        <w:rPr>
          <w:szCs w:val="24"/>
        </w:rPr>
        <w:t xml:space="preserve">: </w:t>
      </w:r>
    </w:p>
    <w:p w14:paraId="1269E026" w14:textId="57458DEE" w:rsidR="00537B33" w:rsidRPr="000C2F7C" w:rsidRDefault="00537B33" w:rsidP="000C2F7C">
      <w:pPr>
        <w:pStyle w:val="Prrafodelista"/>
        <w:numPr>
          <w:ilvl w:val="0"/>
          <w:numId w:val="49"/>
        </w:numPr>
        <w:rPr>
          <w:szCs w:val="24"/>
        </w:rPr>
      </w:pPr>
      <w:r w:rsidRPr="000C2F7C">
        <w:rPr>
          <w:szCs w:val="24"/>
        </w:rPr>
        <w:t xml:space="preserve">Justificación </w:t>
      </w:r>
    </w:p>
    <w:p w14:paraId="02C8CBCE" w14:textId="59065293" w:rsidR="00537B33" w:rsidRPr="000C2F7C" w:rsidRDefault="00537B33" w:rsidP="000C2F7C">
      <w:pPr>
        <w:pStyle w:val="Prrafodelista"/>
        <w:numPr>
          <w:ilvl w:val="0"/>
          <w:numId w:val="49"/>
        </w:numPr>
        <w:rPr>
          <w:szCs w:val="24"/>
        </w:rPr>
      </w:pPr>
      <w:r w:rsidRPr="000C2F7C">
        <w:rPr>
          <w:szCs w:val="24"/>
        </w:rPr>
        <w:t xml:space="preserve">Objetivos </w:t>
      </w:r>
    </w:p>
    <w:p w14:paraId="6C3F4193" w14:textId="0A204AC0" w:rsidR="00537B33" w:rsidRPr="000C2F7C" w:rsidRDefault="00537B33" w:rsidP="000C2F7C">
      <w:pPr>
        <w:pStyle w:val="Prrafodelista"/>
        <w:numPr>
          <w:ilvl w:val="0"/>
          <w:numId w:val="49"/>
        </w:numPr>
        <w:rPr>
          <w:szCs w:val="24"/>
        </w:rPr>
      </w:pPr>
      <w:r w:rsidRPr="000C2F7C">
        <w:rPr>
          <w:szCs w:val="24"/>
        </w:rPr>
        <w:t xml:space="preserve">Problema de investigación </w:t>
      </w:r>
    </w:p>
    <w:p w14:paraId="51C396E5" w14:textId="3B36531B" w:rsidR="00537B33" w:rsidRPr="000C2F7C" w:rsidRDefault="00537B33" w:rsidP="000C2F7C">
      <w:pPr>
        <w:pStyle w:val="Prrafodelista"/>
        <w:numPr>
          <w:ilvl w:val="0"/>
          <w:numId w:val="49"/>
        </w:numPr>
        <w:rPr>
          <w:szCs w:val="24"/>
        </w:rPr>
      </w:pPr>
      <w:r w:rsidRPr="000C2F7C">
        <w:rPr>
          <w:szCs w:val="24"/>
        </w:rPr>
        <w:t xml:space="preserve">Hipótesis </w:t>
      </w:r>
      <w:commentRangeEnd w:id="18"/>
      <w:r w:rsidR="00FC1238" w:rsidRPr="000C2F7C">
        <w:rPr>
          <w:rStyle w:val="Refdecomentario"/>
          <w:sz w:val="24"/>
          <w:szCs w:val="24"/>
        </w:rPr>
        <w:commentReference w:id="18"/>
      </w:r>
    </w:p>
    <w:p w14:paraId="5780AEB9" w14:textId="5BEB0A9B" w:rsidR="00537B33" w:rsidRPr="000C2F7C" w:rsidRDefault="00537B33" w:rsidP="000C2F7C">
      <w:pPr>
        <w:pStyle w:val="Prrafodelista"/>
        <w:numPr>
          <w:ilvl w:val="0"/>
          <w:numId w:val="49"/>
        </w:numPr>
        <w:rPr>
          <w:szCs w:val="24"/>
        </w:rPr>
      </w:pPr>
      <w:commentRangeStart w:id="19"/>
      <w:r w:rsidRPr="000C2F7C">
        <w:rPr>
          <w:szCs w:val="24"/>
        </w:rPr>
        <w:t>Marco teórico</w:t>
      </w:r>
    </w:p>
    <w:p w14:paraId="7EBBDFBF" w14:textId="04DBC33A" w:rsidR="00537B33" w:rsidRPr="000C2F7C" w:rsidRDefault="00537B33" w:rsidP="000C2F7C">
      <w:pPr>
        <w:pStyle w:val="Prrafodelista"/>
        <w:numPr>
          <w:ilvl w:val="0"/>
          <w:numId w:val="49"/>
        </w:numPr>
        <w:rPr>
          <w:szCs w:val="24"/>
        </w:rPr>
      </w:pPr>
      <w:r w:rsidRPr="000C2F7C">
        <w:rPr>
          <w:szCs w:val="24"/>
        </w:rPr>
        <w:t xml:space="preserve">Metodología </w:t>
      </w:r>
    </w:p>
    <w:p w14:paraId="08839BD9" w14:textId="2293A900" w:rsidR="00537B33" w:rsidRPr="000C2F7C" w:rsidRDefault="00537B33" w:rsidP="000C2F7C">
      <w:pPr>
        <w:pStyle w:val="Prrafodelista"/>
        <w:numPr>
          <w:ilvl w:val="0"/>
          <w:numId w:val="49"/>
        </w:numPr>
        <w:rPr>
          <w:szCs w:val="24"/>
        </w:rPr>
      </w:pPr>
      <w:r w:rsidRPr="000C2F7C">
        <w:rPr>
          <w:szCs w:val="24"/>
        </w:rPr>
        <w:t xml:space="preserve">Resultados </w:t>
      </w:r>
    </w:p>
    <w:p w14:paraId="592F5BB7" w14:textId="0144A295" w:rsidR="000C2F7C" w:rsidRPr="000C2F7C" w:rsidRDefault="00537B33" w:rsidP="000C2F7C">
      <w:pPr>
        <w:pStyle w:val="Prrafodelista"/>
        <w:numPr>
          <w:ilvl w:val="0"/>
          <w:numId w:val="49"/>
        </w:numPr>
        <w:rPr>
          <w:szCs w:val="24"/>
        </w:rPr>
      </w:pPr>
      <w:r w:rsidRPr="000C2F7C">
        <w:rPr>
          <w:szCs w:val="24"/>
        </w:rPr>
        <w:t xml:space="preserve">Discusión </w:t>
      </w:r>
    </w:p>
    <w:p w14:paraId="55741955" w14:textId="72081D7A" w:rsidR="00537B33" w:rsidRPr="000C2F7C" w:rsidRDefault="00537B33" w:rsidP="000C2F7C">
      <w:pPr>
        <w:pStyle w:val="Prrafodelista"/>
        <w:numPr>
          <w:ilvl w:val="0"/>
          <w:numId w:val="49"/>
        </w:numPr>
        <w:rPr>
          <w:szCs w:val="24"/>
        </w:rPr>
      </w:pPr>
      <w:r w:rsidRPr="000C2F7C">
        <w:rPr>
          <w:szCs w:val="24"/>
        </w:rPr>
        <w:t>Recomendaciones</w:t>
      </w:r>
      <w:commentRangeEnd w:id="19"/>
      <w:r w:rsidR="00D447FC" w:rsidRPr="000C2F7C">
        <w:rPr>
          <w:rStyle w:val="Refdecomentario"/>
          <w:sz w:val="24"/>
          <w:szCs w:val="24"/>
        </w:rPr>
        <w:commentReference w:id="19"/>
      </w:r>
    </w:p>
    <w:p w14:paraId="7E89EF48" w14:textId="22EA0C8F" w:rsidR="00D21A39" w:rsidRDefault="00D21A39" w:rsidP="000511AB">
      <w:pPr>
        <w:rPr>
          <w:rFonts w:cs="Times New Roman"/>
          <w:szCs w:val="24"/>
        </w:rPr>
      </w:pPr>
    </w:p>
    <w:p w14:paraId="103F4E0E" w14:textId="5E1A2D6F" w:rsidR="00B830BA" w:rsidRDefault="000C2F7C" w:rsidP="000C2F7C">
      <w:pPr>
        <w:ind w:left="1416"/>
        <w:rPr>
          <w:rFonts w:cs="Times New Roman"/>
          <w:szCs w:val="24"/>
        </w:rPr>
      </w:pPr>
      <w:r>
        <w:rPr>
          <w:rFonts w:cs="Times New Roman"/>
          <w:szCs w:val="24"/>
        </w:rPr>
        <w:t xml:space="preserve">La presente investigación se estructura en 10 capitulo que </w:t>
      </w:r>
      <w:r w:rsidR="00ED378C">
        <w:rPr>
          <w:rFonts w:cs="Times New Roman"/>
          <w:szCs w:val="24"/>
        </w:rPr>
        <w:t>permite</w:t>
      </w:r>
      <w:r>
        <w:rPr>
          <w:rFonts w:cs="Times New Roman"/>
          <w:szCs w:val="24"/>
        </w:rPr>
        <w:t xml:space="preserve"> desarrollar de manera ordenada </w:t>
      </w:r>
      <w:r w:rsidR="00ED378C">
        <w:rPr>
          <w:rFonts w:cs="Times New Roman"/>
          <w:szCs w:val="24"/>
        </w:rPr>
        <w:t xml:space="preserve">esta misma, en los antecedentes se exponen estudios previos sobre las aplicaciones de las tecnologías RFID, además se expone un contexto histórico, lo que ayuda a entender la evolución de las tecnologías, en la justificación se explica el “por qué” y “para que” de la investigación, por otro lado los objetivos tanto el general, como los específicos trazan y delimitan las metas del proyecto, por otro lado, en el planteamiento del problema se plantea la situación a resolver de nuestro proyecto, asimismo, la hipótesis es la propuesta de solución a problema presentado, </w:t>
      </w:r>
      <w:r w:rsidR="00ED378C">
        <w:rPr>
          <w:rFonts w:cs="Times New Roman"/>
          <w:szCs w:val="24"/>
        </w:rPr>
        <w:lastRenderedPageBreak/>
        <w:t xml:space="preserve">en el marco teórico se recopilan fundamentos como formulas que ayudan a sustentar el trabajo, de igual manera, la metodología se describe las técnicas y procedimientos en la recopilación de los datos </w:t>
      </w:r>
      <w:r w:rsidR="006D7ECE">
        <w:rPr>
          <w:rFonts w:cs="Times New Roman"/>
          <w:szCs w:val="24"/>
        </w:rPr>
        <w:t>para realizar los análisis, asimismo en los resultados se presentan los hallazgos obtenidos de cada uno de los objetivos, mientras que en la discusión se interpreta los hallazgos en relación con la hipótesis y el marco teórico, finalmente en las recomendaciones se plantean propuestas prácticas y teóricas de la investigación, esto con el fin de orientar a futuras investigaciones, aplicaciones o estudios.</w:t>
      </w:r>
    </w:p>
    <w:p w14:paraId="2EAFCBB7" w14:textId="2D4DD1DE" w:rsidR="000C2F7C" w:rsidRDefault="000C2F7C" w:rsidP="000511AB">
      <w:pPr>
        <w:rPr>
          <w:rFonts w:cs="Times New Roman"/>
          <w:szCs w:val="24"/>
        </w:rPr>
        <w:sectPr w:rsidR="000C2F7C" w:rsidSect="004B3744">
          <w:headerReference w:type="default" r:id="rId15"/>
          <w:pgSz w:w="12240" w:h="15840"/>
          <w:pgMar w:top="1418" w:right="1418" w:bottom="1418" w:left="1418" w:header="709" w:footer="709" w:gutter="0"/>
          <w:cols w:space="708"/>
          <w:docGrid w:linePitch="360"/>
        </w:sectPr>
      </w:pPr>
    </w:p>
    <w:p w14:paraId="56F221E2" w14:textId="77777777" w:rsidR="000C2F7C" w:rsidRDefault="000C2F7C" w:rsidP="006D7ECE">
      <w:pPr>
        <w:spacing w:line="276" w:lineRule="auto"/>
        <w:rPr>
          <w:b/>
        </w:rPr>
      </w:pPr>
      <w:bookmarkStart w:id="20" w:name="_Toc440985126"/>
    </w:p>
    <w:p w14:paraId="4C39B72D" w14:textId="77777777" w:rsidR="00F701B6" w:rsidRDefault="00F701B6" w:rsidP="001A5143">
      <w:pPr>
        <w:jc w:val="center"/>
        <w:rPr>
          <w:b/>
        </w:rPr>
      </w:pPr>
    </w:p>
    <w:p w14:paraId="097F83A1" w14:textId="77777777" w:rsidR="00B40A22" w:rsidRDefault="00B40A22" w:rsidP="001A5143">
      <w:pPr>
        <w:jc w:val="center"/>
        <w:rPr>
          <w:b/>
        </w:rPr>
      </w:pPr>
    </w:p>
    <w:p w14:paraId="44911937" w14:textId="77777777" w:rsidR="00B40A22" w:rsidRDefault="00B40A22" w:rsidP="001A5143">
      <w:pPr>
        <w:jc w:val="center"/>
        <w:rPr>
          <w:b/>
        </w:rPr>
      </w:pPr>
    </w:p>
    <w:p w14:paraId="2CB5E796" w14:textId="77777777" w:rsidR="00B40A22" w:rsidRDefault="00B40A22" w:rsidP="001A5143">
      <w:pPr>
        <w:jc w:val="center"/>
        <w:rPr>
          <w:b/>
        </w:rPr>
      </w:pPr>
    </w:p>
    <w:p w14:paraId="2BA15FC1" w14:textId="77777777" w:rsidR="00537B33" w:rsidRDefault="00537B33" w:rsidP="001A5143">
      <w:pPr>
        <w:jc w:val="center"/>
        <w:rPr>
          <w:b/>
        </w:rPr>
      </w:pPr>
    </w:p>
    <w:p w14:paraId="5E4C487E" w14:textId="77777777" w:rsidR="00537B33" w:rsidRDefault="00537B33" w:rsidP="001A5143">
      <w:pPr>
        <w:jc w:val="center"/>
        <w:rPr>
          <w:b/>
        </w:rPr>
      </w:pPr>
    </w:p>
    <w:p w14:paraId="46FC2423" w14:textId="77777777" w:rsidR="00B40A22" w:rsidRDefault="00B40A22" w:rsidP="001A5143">
      <w:pPr>
        <w:jc w:val="center"/>
        <w:rPr>
          <w:b/>
        </w:rPr>
      </w:pPr>
    </w:p>
    <w:p w14:paraId="7367AFA1" w14:textId="77777777" w:rsidR="00913F73" w:rsidRDefault="00913F73" w:rsidP="001A5143">
      <w:pPr>
        <w:jc w:val="center"/>
        <w:rPr>
          <w:b/>
        </w:rPr>
      </w:pPr>
    </w:p>
    <w:p w14:paraId="4277F8A1" w14:textId="77777777" w:rsidR="00913F73" w:rsidRDefault="00913F73" w:rsidP="001A5143">
      <w:pPr>
        <w:jc w:val="center"/>
        <w:rPr>
          <w:b/>
        </w:rPr>
      </w:pPr>
    </w:p>
    <w:p w14:paraId="2F161402" w14:textId="77777777" w:rsidR="00913F73" w:rsidRDefault="00913F73" w:rsidP="001A5143">
      <w:pPr>
        <w:jc w:val="center"/>
        <w:rPr>
          <w:b/>
        </w:rPr>
      </w:pPr>
    </w:p>
    <w:p w14:paraId="5BB5F7F0" w14:textId="77777777" w:rsidR="00913F73" w:rsidRDefault="00913F73" w:rsidP="001A5143">
      <w:pPr>
        <w:jc w:val="center"/>
        <w:rPr>
          <w:b/>
        </w:rPr>
      </w:pPr>
    </w:p>
    <w:p w14:paraId="0B5EDCC0" w14:textId="77777777" w:rsidR="00913F73" w:rsidRDefault="00913F73" w:rsidP="001A5143">
      <w:pPr>
        <w:jc w:val="center"/>
        <w:rPr>
          <w:b/>
        </w:rPr>
      </w:pPr>
    </w:p>
    <w:p w14:paraId="468CB9A9" w14:textId="77777777" w:rsidR="006D7ECE" w:rsidRDefault="006D7ECE" w:rsidP="001A5143">
      <w:pPr>
        <w:jc w:val="center"/>
        <w:rPr>
          <w:b/>
        </w:rPr>
      </w:pPr>
    </w:p>
    <w:p w14:paraId="743E37C0" w14:textId="77777777" w:rsidR="006D7ECE" w:rsidRDefault="006D7ECE" w:rsidP="001A5143">
      <w:pPr>
        <w:jc w:val="center"/>
        <w:rPr>
          <w:b/>
        </w:rPr>
      </w:pPr>
    </w:p>
    <w:p w14:paraId="64DFF2B3" w14:textId="77777777" w:rsidR="006D7ECE" w:rsidRDefault="006D7ECE" w:rsidP="001A5143">
      <w:pPr>
        <w:jc w:val="center"/>
        <w:rPr>
          <w:b/>
        </w:rPr>
      </w:pPr>
    </w:p>
    <w:p w14:paraId="76089883" w14:textId="77777777" w:rsidR="006D7ECE" w:rsidRDefault="006D7ECE" w:rsidP="001A5143">
      <w:pPr>
        <w:jc w:val="center"/>
        <w:rPr>
          <w:b/>
        </w:rPr>
      </w:pPr>
    </w:p>
    <w:p w14:paraId="3A47D97A" w14:textId="77777777" w:rsidR="006D7ECE" w:rsidRDefault="006D7ECE" w:rsidP="001A5143">
      <w:pPr>
        <w:jc w:val="center"/>
        <w:rPr>
          <w:b/>
        </w:rPr>
      </w:pPr>
    </w:p>
    <w:p w14:paraId="48E19382" w14:textId="77777777" w:rsidR="006D7ECE" w:rsidRDefault="006D7ECE" w:rsidP="001A5143">
      <w:pPr>
        <w:jc w:val="center"/>
        <w:rPr>
          <w:b/>
        </w:rPr>
      </w:pPr>
    </w:p>
    <w:p w14:paraId="2FC5443B" w14:textId="77777777" w:rsidR="006D7ECE" w:rsidRDefault="006D7ECE" w:rsidP="001A5143">
      <w:pPr>
        <w:jc w:val="center"/>
        <w:rPr>
          <w:b/>
        </w:rPr>
      </w:pPr>
    </w:p>
    <w:p w14:paraId="61818A7F" w14:textId="77777777" w:rsidR="00913F73" w:rsidRDefault="00913F73" w:rsidP="001A5143">
      <w:pPr>
        <w:jc w:val="center"/>
        <w:rPr>
          <w:b/>
        </w:rPr>
      </w:pPr>
    </w:p>
    <w:p w14:paraId="493EDBEC" w14:textId="77777777" w:rsidR="00913F73" w:rsidRDefault="00913F73" w:rsidP="001A5143">
      <w:pPr>
        <w:jc w:val="center"/>
        <w:rPr>
          <w:b/>
        </w:rPr>
      </w:pPr>
    </w:p>
    <w:p w14:paraId="617D367A" w14:textId="77777777" w:rsidR="00B40A22" w:rsidRDefault="00B40A22" w:rsidP="001A5143">
      <w:pPr>
        <w:jc w:val="center"/>
        <w:rPr>
          <w:b/>
        </w:rPr>
      </w:pPr>
    </w:p>
    <w:p w14:paraId="2AFBB7EA" w14:textId="6D4906DA" w:rsidR="00257918" w:rsidRPr="00C75C90" w:rsidRDefault="3E27667B" w:rsidP="00C75C90">
      <w:pPr>
        <w:pStyle w:val="Prrafodelista"/>
        <w:numPr>
          <w:ilvl w:val="0"/>
          <w:numId w:val="34"/>
        </w:numPr>
        <w:jc w:val="center"/>
        <w:rPr>
          <w:b/>
          <w:bCs/>
        </w:rPr>
      </w:pPr>
      <w:r w:rsidRPr="00C75C90">
        <w:rPr>
          <w:b/>
          <w:bCs/>
        </w:rPr>
        <w:lastRenderedPageBreak/>
        <w:t xml:space="preserve"> </w:t>
      </w:r>
      <w:bookmarkEnd w:id="20"/>
      <w:r w:rsidRPr="00C75C90">
        <w:rPr>
          <w:b/>
          <w:bCs/>
        </w:rPr>
        <w:t>Antecedentes</w:t>
      </w:r>
    </w:p>
    <w:p w14:paraId="121E0681" w14:textId="77777777" w:rsidR="000232E2" w:rsidRDefault="000232E2" w:rsidP="00F45CE0">
      <w:pPr>
        <w:ind w:firstLine="708"/>
        <w:rPr>
          <w:rFonts w:cs="Times New Roman"/>
        </w:rPr>
      </w:pPr>
    </w:p>
    <w:p w14:paraId="18A4EE79" w14:textId="5474623D" w:rsidR="000232E2" w:rsidRPr="00236E8D" w:rsidRDefault="00D447FC" w:rsidP="000232E2">
      <w:pPr>
        <w:ind w:firstLine="708"/>
        <w:rPr>
          <w:rFonts w:cs="Times New Roman"/>
        </w:rPr>
      </w:pPr>
      <w:r>
        <w:rPr>
          <w:rFonts w:cs="Times New Roman"/>
        </w:rPr>
        <w:t>Hoy en día, la tecnología de identificación por radiofrecuencia (RFID) se ha consolidado como un recurso clave en múltiples sectores, entre ellos la salud, la agricultura, el entretenimiento, la construcción y la seguridad, donde se emplea para prevenir el robo de vehículos y mercancías. En el ámbito de la logística y la cadena de suministro, el RFID ha sido ampliamente estudiado como una herramienta que facilita la colaboración y la visibilidad entre los actores, lo que se traduce en beneficios como la reducción de quiebres de inventario y la mejora de la trazabilidad de los productos. Sin embargo, su adopción aún enfrenta limitaciones relacionadas con los costos de implementación, la falta de estandarización y los desafíos de seguridad (Bendavid et al., 2007). En este contexto, la aplicación del RFID en bibliotecas y centros de documentación se presenta como una solución eficiente para el control y la identificación de libros. Este tipo de sistemas permite agilizar los procesos de préstamo y devolución, optimizar la gestión del inventario, fortalecer la seguridad frente a pérdidas o extravíos y mejorar la experiencia de los usuarios al reducir tiempos y errores en las operaciones. Es importante resaltar que, a pesar de la irrupción tecnológica, las bibliotecas siguen teniendo funciones esenciales en diferentes aspectos, como dar acceso a la información, apoyar la investigación y la transferencia de conocimiento (Codina, 2026), y de esta manera deben transformarse para seguir prestando sus servicios de una forma óptima pero también ágil.</w:t>
      </w:r>
    </w:p>
    <w:p w14:paraId="7B4340D3" w14:textId="77777777" w:rsidR="000232E2" w:rsidRPr="00F45CE0" w:rsidRDefault="000232E2" w:rsidP="000232E2">
      <w:pPr>
        <w:ind w:firstLine="708"/>
        <w:rPr>
          <w:rFonts w:cs="Times New Roman"/>
        </w:rPr>
      </w:pPr>
    </w:p>
    <w:p w14:paraId="199FD0E1" w14:textId="727CEB22" w:rsidR="00F45CE0" w:rsidRDefault="00F45CE0" w:rsidP="00F45CE0">
      <w:pPr>
        <w:ind w:firstLine="708"/>
        <w:rPr>
          <w:rFonts w:cs="Times New Roman"/>
        </w:rPr>
      </w:pPr>
      <w:r w:rsidRPr="00F45CE0">
        <w:rPr>
          <w:rFonts w:cs="Times New Roman"/>
        </w:rPr>
        <w:t xml:space="preserve">Los sistemas RFID se </w:t>
      </w:r>
      <w:r w:rsidR="00FC1238">
        <w:rPr>
          <w:rFonts w:cs="Times New Roman"/>
        </w:rPr>
        <w:t>caracterizan</w:t>
      </w:r>
      <w:r w:rsidRPr="00F45CE0">
        <w:rPr>
          <w:rFonts w:cs="Times New Roman"/>
        </w:rPr>
        <w:t xml:space="preserve"> generalmente por el uso de un dispositivo simple en un extremo, llamado etiqueta</w:t>
      </w:r>
      <w:r w:rsidR="00FC1238">
        <w:rPr>
          <w:rFonts w:cs="Times New Roman"/>
        </w:rPr>
        <w:t>.</w:t>
      </w:r>
      <w:r w:rsidRPr="00F45CE0">
        <w:rPr>
          <w:rFonts w:cs="Times New Roman"/>
        </w:rPr>
        <w:t xml:space="preserve"> </w:t>
      </w:r>
      <w:r w:rsidR="00FC1238">
        <w:rPr>
          <w:rFonts w:cs="Times New Roman"/>
        </w:rPr>
        <w:t>Las</w:t>
      </w:r>
      <w:r w:rsidRPr="00F45CE0">
        <w:rPr>
          <w:rFonts w:cs="Times New Roman"/>
        </w:rPr>
        <w:t xml:space="preserve"> etiquetas RFID pueden ser adhesivas, de papel o de plástico, también, de diversos tamaños. Dentro de la etiqueta se encuentra un chip capaz de almacenar cierta cantidad de información, por otro lado, se encuentra un dispositivo en el otro extremo del enlace, llamado lector. Una etiqueta consta de una antena y un chip de circuito </w:t>
      </w:r>
      <w:commentRangeStart w:id="21"/>
      <w:r w:rsidRPr="00F45CE0">
        <w:rPr>
          <w:rFonts w:cs="Times New Roman"/>
        </w:rPr>
        <w:t>integrado de aplicación específica (</w:t>
      </w:r>
      <w:commentRangeEnd w:id="21"/>
      <w:r w:rsidR="00537B33" w:rsidRPr="00F45CE0">
        <w:rPr>
          <w:rStyle w:val="Refdecomentario"/>
          <w:rFonts w:cs="Times New Roman"/>
          <w:sz w:val="24"/>
          <w:szCs w:val="22"/>
        </w:rPr>
        <w:commentReference w:id="21"/>
      </w:r>
      <w:r w:rsidR="00C75C90" w:rsidRPr="00F45CE0">
        <w:rPr>
          <w:rFonts w:cs="Times New Roman"/>
        </w:rPr>
        <w:t xml:space="preserve">ASIC) </w:t>
      </w:r>
      <w:r w:rsidR="00C75C90">
        <w:rPr>
          <w:rFonts w:cs="Times New Roman"/>
        </w:rPr>
        <w:t>que</w:t>
      </w:r>
      <w:r w:rsidR="00E719E3">
        <w:rPr>
          <w:rFonts w:cs="Times New Roman"/>
        </w:rPr>
        <w:t>, por lo general, en las bi</w:t>
      </w:r>
      <w:r w:rsidR="00E719E3" w:rsidRPr="00E719E3">
        <w:rPr>
          <w:rFonts w:cs="Times New Roman"/>
        </w:rPr>
        <w:t>bliotecas suele usarse HF (13,56 MHz, ISO 15693/18000-3) por su buen acoplamiento cercano y menor apantallamiento por papel; para patios/logística domina UHF (ISO 18000-63 / EPC Gen2) por mayor alcance</w:t>
      </w:r>
      <w:r w:rsidR="00E719E3">
        <w:rPr>
          <w:rFonts w:cs="Times New Roman"/>
        </w:rPr>
        <w:t xml:space="preserve"> </w:t>
      </w:r>
      <w:r w:rsidR="00DB6213">
        <w:rPr>
          <w:rFonts w:cs="Times New Roman"/>
        </w:rPr>
        <w:t xml:space="preserve">y, además, Estas </w:t>
      </w:r>
      <w:r w:rsidRPr="00F45CE0">
        <w:rPr>
          <w:rFonts w:cs="Times New Roman"/>
        </w:rPr>
        <w:t xml:space="preserve">contiene la memoria donde se almacenan los datos. En ocasiones, pueden incluir una red de adaptación, ubicada entre la antena y el chip, para lograr una adaptación de impedancia precisa. El </w:t>
      </w:r>
      <w:r w:rsidRPr="00F45CE0">
        <w:rPr>
          <w:rFonts w:cs="Times New Roman"/>
        </w:rPr>
        <w:lastRenderedPageBreak/>
        <w:t xml:space="preserve">lector consta de una antena, un módulo electrónico de radiofrecuencia, responsable de la comunicación con la etiqueta, y un módulo de control electrónico, responsable de la comunicación con el ordenador central, generalmente conectado al lector para procesar la información entrante de forma centralizada. Los primeros intentos de introducir la tecnología de identificación por radiofrecuencia en las bibliotecas comenzaron a mediados de la década de 1990. La empresa pionera en este aspecto fue 3M (EE. UU.), que desde finales de la década de 1990 comenzó a producir e instalar sistemas de radiofrecuencia en bibliotecas </w:t>
      </w:r>
      <w:r w:rsidRPr="00F45CE0">
        <w:rPr>
          <w:rFonts w:cs="Times New Roman"/>
        </w:rPr>
        <w:fldChar w:fldCharType="begin" w:fldLock="1"/>
      </w:r>
      <w:r w:rsidRPr="00F45CE0">
        <w:rPr>
          <w:rFonts w:cs="Times New Roman"/>
        </w:rPr>
        <w:instrText>ADDIN CSL_CITATION {"citationItems":[{"id":"ITEM-1","itemData":{"author":[{"dropping-particle":"","family":"Usman Arfan","given":"","non-dropping-particle":"","parse-names":false,"suffix":""}],"id":"ITEM-1","issued":{"date-parts":[["2024"]]},"page":"698-712","title":"Page_698","type":"article-journal"},"uris":["http://www.mendeley.com/documents/?uuid=772d7620-bfa8-4db9-9cce-0198c67e1a4f","http://www.mendeley.com/documents/?uuid=ba468603-f076-433e-a5d7-9ba64f2a9fa9"]}],"mendeley":{"formattedCitation":"(Usman Arfan, 2024)","plainTextFormattedCitation":"(Usman Arfan, 2024)","previouslyFormattedCitation":"(Usman Arfan, 2024)"},"properties":{"noteIndex":0},"schema":"https://github.com/citation-style-language/schema/raw/master/csl-citation.json"}</w:instrText>
      </w:r>
      <w:r w:rsidRPr="00F45CE0">
        <w:rPr>
          <w:rFonts w:cs="Times New Roman"/>
        </w:rPr>
        <w:fldChar w:fldCharType="separate"/>
      </w:r>
      <w:r w:rsidRPr="00F45CE0">
        <w:rPr>
          <w:rFonts w:cs="Times New Roman"/>
          <w:noProof/>
        </w:rPr>
        <w:t>(Usman Arfan, 2024)</w:t>
      </w:r>
      <w:r w:rsidRPr="00F45CE0">
        <w:rPr>
          <w:rFonts w:cs="Times New Roman"/>
        </w:rPr>
        <w:fldChar w:fldCharType="end"/>
      </w:r>
      <w:r w:rsidRPr="00F45CE0">
        <w:rPr>
          <w:rFonts w:cs="Times New Roman"/>
        </w:rPr>
        <w:t xml:space="preserve">, adicionalmente, la teoría del </w:t>
      </w:r>
      <w:r w:rsidRPr="00F45CE0">
        <w:rPr>
          <w:rFonts w:cs="Times New Roman"/>
          <w:i/>
          <w:iCs/>
        </w:rPr>
        <w:t>reverse product cycle</w:t>
      </w:r>
      <w:r w:rsidRPr="00F45CE0">
        <w:rPr>
          <w:rFonts w:cs="Times New Roman"/>
        </w:rPr>
        <w:t xml:space="preserve"> muestra cómo las bibliotecas han pasado de innovaciones centradas en procesos a innovaciones en productos y servicios, sobreviviendo a la amenaza de la digitalización mediante la reinvención constante </w:t>
      </w:r>
      <w:r w:rsidRPr="00F45CE0">
        <w:rPr>
          <w:rFonts w:cs="Times New Roman"/>
        </w:rPr>
        <w:fldChar w:fldCharType="begin" w:fldLock="1"/>
      </w:r>
      <w:r w:rsidRPr="00F45CE0">
        <w:rPr>
          <w:rFonts w:cs="Times New Roman"/>
        </w:rPr>
        <w:instrText>ADDIN CSL_CITATION {"citationItems":[{"id":"ITEM-1","itemData":{"DOI":"10.1016/j.respol.2025.105297","ISSN":"00487333","abstract":"Focusing on innovation dynamics in public libraries, this article begins by revisiting one of the very first attempts to construct a theory of innovation in services: the reverse product cycle (RPC), published in Research Policy (Barras, 1986, 1990). With reference to ICT-based innovation trajectories in libraries, the article validates the RPC by identifying a cycle that begins with a stage dominated by process innovations, followed by one dominated by product innovations. It goes further by extending – and in some respects updating – the model, taking into account forgotten technologies and introducing new waves of enabling technologies associated with Industry 4.0 and 5.0. The rise of the internet and digitization posed an existential threat to libraries. Their survival, however, is due to their ability to reinvent themselves – transforming this threat into an opportunity, and embracing innovative trajectories that aren't solely ICT-based. These include book-, object-, individual-, and space-based trajectories.","author":[{"dropping-particle":"","family":"Desmarchelier","given":"Benoît","non-dropping-particle":"","parse-names":false,"suffix":""},{"dropping-particle":"","family":"Djellal","given":"Faridah","non-dropping-particle":"","parse-names":false,"suffix":""},{"dropping-particle":"","family":"Gallouj","given":"Faïz","non-dropping-particle":"","parse-names":false,"suffix":""},{"dropping-particle":"","family":"Gallouj","given":"Nassim","non-dropping-particle":"","parse-names":false,"suffix":""}],"container-title":"Research Policy","id":"ITEM-1","issue":"8","issued":{"date-parts":[["2025"]]},"page":"105297","publisher":"Elsevier B.V.","title":"Beyond the reverse product cycle: An exploration of the digital, social and spatial transformation of libraries","type":"article-journal","volume":"54"},"uris":["http://www.mendeley.com/documents/?uuid=cbb10858-afaf-44d2-98a4-942d01201743","http://www.mendeley.com/documents/?uuid=3012e72a-1744-438a-b42f-97302c490a70"]}],"mendeley":{"formattedCitation":"(Desmarchelier et al., 2025)","plainTextFormattedCitation":"(Desmarchelier et al., 2025)","previouslyFormattedCitation":"(Desmarchelier et al., 2025)"},"properties":{"noteIndex":0},"schema":"https://github.com/citation-style-language/schema/raw/master/csl-citation.json"}</w:instrText>
      </w:r>
      <w:r w:rsidRPr="00F45CE0">
        <w:rPr>
          <w:rFonts w:cs="Times New Roman"/>
        </w:rPr>
        <w:fldChar w:fldCharType="separate"/>
      </w:r>
      <w:r w:rsidRPr="00F45CE0">
        <w:rPr>
          <w:rFonts w:cs="Times New Roman"/>
          <w:noProof/>
        </w:rPr>
        <w:t>(Desmarchelier et al., 2025)</w:t>
      </w:r>
      <w:r w:rsidRPr="00F45CE0">
        <w:rPr>
          <w:rFonts w:cs="Times New Roman"/>
        </w:rPr>
        <w:fldChar w:fldCharType="end"/>
      </w:r>
      <w:r w:rsidR="00DA239C">
        <w:rPr>
          <w:rFonts w:cs="Times New Roman"/>
        </w:rPr>
        <w:t>.</w:t>
      </w:r>
    </w:p>
    <w:p w14:paraId="69B85D1C" w14:textId="77777777" w:rsidR="00DA239C" w:rsidRPr="00F45CE0" w:rsidRDefault="00DA239C" w:rsidP="00F45CE0">
      <w:pPr>
        <w:ind w:firstLine="708"/>
        <w:rPr>
          <w:rFonts w:cs="Times New Roman"/>
        </w:rPr>
      </w:pPr>
    </w:p>
    <w:p w14:paraId="231D0867" w14:textId="15332ACF" w:rsidR="00F45CE0" w:rsidRDefault="00FC1238" w:rsidP="00F45CE0">
      <w:pPr>
        <w:ind w:firstLine="708"/>
        <w:rPr>
          <w:rFonts w:cs="Times New Roman"/>
        </w:rPr>
      </w:pPr>
      <w:r>
        <w:rPr>
          <w:rFonts w:cs="Times New Roman"/>
        </w:rPr>
        <w:t xml:space="preserve">En primer lugar, encontramos lo que serían las problemáticas o desafíos que presentan las bibliotecas, y todo esto se logra identificar con estudios o investigaciones realizadas, como por ejemplo (Lucas &amp; Ibrahim, 2025), que encontraron que, a) los sistemas de control de acceso, RFID, grabación electrónica y sistemas de seguridad de red/servidor, no se utilizan. b) La Biblioteca de la Universidad de Michigan (MU) ha adoptado únicamente tres tipos principales de ESS: máquinas de detección de robos (68%), detectores de humo (20%) y cámaras de CCTV (12%). Por otro lado, en la investigación se incluyó los tipos de sistemas de seguridad electrónica usados en esta universidad, también se evaluó su efectividad e identificaron los desafíos que presenta, de igual manera, desafíos complementarios como los tecnológicos, de personal, financieros y organizativos; sin embargo, distintos estudios confirman que la implementación de sistemas de seguridad y gestión basados en RFID fortalece la protección de colecciones, agiliza préstamos y devoluciones, y mejora la experiencia de los usuarios (Adeniran et al., 2018).  </w:t>
      </w:r>
    </w:p>
    <w:p w14:paraId="7C8CE1EF" w14:textId="77777777" w:rsidR="00DA239C" w:rsidRPr="00F45CE0" w:rsidRDefault="00DA239C" w:rsidP="00F45CE0">
      <w:pPr>
        <w:ind w:firstLine="708"/>
        <w:rPr>
          <w:rFonts w:cs="Times New Roman"/>
        </w:rPr>
      </w:pPr>
    </w:p>
    <w:p w14:paraId="1175272F" w14:textId="3060D5BE" w:rsidR="00C959A1" w:rsidRDefault="00C959A1" w:rsidP="00634EE3">
      <w:pPr>
        <w:ind w:firstLine="708"/>
        <w:rPr>
          <w:rFonts w:cs="Times New Roman"/>
        </w:rPr>
      </w:pPr>
      <w:r w:rsidRPr="00FB75EB">
        <w:rPr>
          <w:rFonts w:cs="Times New Roman"/>
        </w:rPr>
        <w:t xml:space="preserve">En HF (13.56 MHz) y UHF (860–960 MHz), el desempeño depende en gran medida de la distancia entre el sensor y la etiqueta, del tipo y </w:t>
      </w:r>
      <w:r w:rsidR="00FC1238">
        <w:rPr>
          <w:rFonts w:cs="Times New Roman"/>
        </w:rPr>
        <w:t xml:space="preserve">del </w:t>
      </w:r>
      <w:r w:rsidRPr="00FB75EB">
        <w:rPr>
          <w:rFonts w:cs="Times New Roman"/>
        </w:rPr>
        <w:t xml:space="preserve">grosor de la barrera que los separa, así como de la presencia de objetos sólidos que interfieren con la señal (Informatika et al., 2023). Investigaciones recientes destacan que la frecuencia de operación, el acoplamiento entre antenas y las condiciones del entorno siguen siendo factores críticos para el rendimiento (Khair et al., 2022), </w:t>
      </w:r>
      <w:r w:rsidRPr="00FB75EB">
        <w:rPr>
          <w:rFonts w:cs="Times New Roman"/>
        </w:rPr>
        <w:lastRenderedPageBreak/>
        <w:t>lo que reafirma observaciones previas realizadas en Japón sobre la sensibilidad del sistema ante estas variables (Fujisaki, 2015).</w:t>
      </w:r>
    </w:p>
    <w:p w14:paraId="67DF84F9" w14:textId="77777777" w:rsidR="00DA239C" w:rsidRPr="00FB75EB" w:rsidRDefault="00DA239C" w:rsidP="00634EE3">
      <w:pPr>
        <w:ind w:firstLine="708"/>
        <w:rPr>
          <w:rFonts w:cs="Times New Roman"/>
        </w:rPr>
      </w:pPr>
    </w:p>
    <w:p w14:paraId="1E7F32D1" w14:textId="16825BF9" w:rsidR="00F45CE0" w:rsidRDefault="00FC1238" w:rsidP="00F45CE0">
      <w:pPr>
        <w:ind w:firstLine="708"/>
        <w:rPr>
          <w:rFonts w:cs="Times New Roman"/>
        </w:rPr>
      </w:pPr>
      <w:r>
        <w:rPr>
          <w:rFonts w:cs="Times New Roman"/>
        </w:rPr>
        <w:t xml:space="preserve">Por lo tanto, para dar solución o avances hacia esta, se proponen o implementan sistemas con tecnología RFID o NFC, como, por ejemplo, (Suhaimi et al., 2023), quienes implementaron un sistema de gestión de bibliotecas portátil inteligente que tiene como función leer las etiquetas RFID de los libros y así analizar los diferentes alcances y ángulos para la lectura de las etiquetas. Realizaron el estudio y pudieron definir ciertos alcances, dando como resultado una efectividad del 100 % en las primeras 3 metros, y que, al aumentar el ángulo de 0 a 90 grados, la efectividad mejoraba. Asimismo, (Putra &amp; Labasariyani, 2022) realizaron las etapas de desarrollo del sistema de gestión de bibliotecas, que consisten en la observación directa, el estudio bibliográfico y la recopilación de datos, el diseño del sistema y el análisis de hardware, el diseño de la base de datos y la interfaz de usuario, el desarrollo del sistema y las pruebas del sistema. En su investigación observaron que las tarjetas RFID pueden leerse y escribirse a una distancia máxima de hasta 7 cm del dispositivo. De la misma forma, (Ali et al., 2023) han desarrollado y caracterizado con éxito el diseño de un lector RFID adaptativo RC522 en una plataforma IoT con diferentes tipos de etiquetas pasivas, basadas en sistemas de gestión de bibliotecas de autoservicio, incluyendo los diferentes alcances que tienen los tipos de elementos RFID, como las tarjetas, llaveros, stickers y tarjetas transparentes, dando como resultado que la tarjeta tiene un alcance de 4.5 cm y, por otro lado, el sticker, 3.5 cm. </w:t>
      </w:r>
    </w:p>
    <w:p w14:paraId="00C495A7" w14:textId="77777777" w:rsidR="00DA239C" w:rsidRPr="00F45CE0" w:rsidRDefault="00DA239C" w:rsidP="00F45CE0">
      <w:pPr>
        <w:ind w:firstLine="708"/>
        <w:rPr>
          <w:rFonts w:cs="Times New Roman"/>
        </w:rPr>
      </w:pPr>
    </w:p>
    <w:p w14:paraId="1B9B5BCE" w14:textId="3E52D03E" w:rsidR="00F45CE0" w:rsidRDefault="00FC1238" w:rsidP="00F45CE0">
      <w:pPr>
        <w:ind w:firstLine="708"/>
        <w:rPr>
          <w:rFonts w:cs="Times New Roman"/>
        </w:rPr>
      </w:pPr>
      <w:r>
        <w:rPr>
          <w:rFonts w:cs="Times New Roman"/>
        </w:rPr>
        <w:t xml:space="preserve">De la misma forma, (Informatika et al., 2023) diseñaron una aplicación de la tecnología RFID en el sistema de etiquetado de libros, mediante el uso del sensor RFID RC522 y otros componentes, como Arduino UNO, el cual funciona correctamente y así identifican las debilidades anteriores. También, (Gaikwad et al., 2025) presenta un sistema de Gestión Inteligente de Bibliotecas con Estantes, con un enfoque innovador que no solo mejora la eficiencia y la seguridad, sino que también redefine la interacción del usuario, sentando las bases para bibliotecas más inteligentes, dinámicas y preparadas para satisfacer las necesidades cambiantes de los estudiantes y lectores modernos. Por otra parte, los procesos de automatización y digitalización de bibliotecas universitarias, como se observa en India, han incrementado la disponibilidad de servicios </w:t>
      </w:r>
      <w:r>
        <w:rPr>
          <w:rFonts w:cs="Times New Roman"/>
        </w:rPr>
        <w:lastRenderedPageBreak/>
        <w:t>electrónicos y en red. Sin embargo, persisten retos asociados con financiamiento, capacitación del personal y sostenibilidad tecnológica (Singh &amp; Kumar, 2022). En línea con ello, la literatura reciente señala que RFID no solo moderniza los procesos de inventario, circulación y seguridad, sino que además facilita la integración de sistemas de autoservicio y monitoreo en tiempo real, aportando eficiencia y reduciendo la intervención manual. No obstante, su implementación aún enfrenta desafíos relacionados con costos de instalación, mantenimiento y privacidad de los datos (Patil et al., 2024), y de igual manera, como se menciona en los estudios realizados en (Krishnamo &amp; Pack, 2025), se puede observar que las bibliotecas deben evolucionar rápidamente y esto requiere impulsar las medidas de seguridad para desarrollar sistemas de control que mejoren la experiencia de los usuarios, y es ahí donde los sistemas RFID toman fuerza para brindar una solución, como algoritmos inteligentes en la evolución de estas bibliotecas. Desde una perspectiva más amplia, el Internet de las Cosas (IoT) ha comenzado a ser adoptado en bibliotecas universitarias como estrategia para fortalecer la gestión del conocimiento. Casos en África muestran que, aunque la adopción es todavía incipiente, existe una relación positiva entre IoT, acceso a la información y colaboración académica, siempre que se cuente con infraestructura robusta y formación adecuada del personal (Maina, 2023).</w:t>
      </w:r>
    </w:p>
    <w:p w14:paraId="7543FA55" w14:textId="77777777" w:rsidR="00DA239C" w:rsidRPr="00F45CE0" w:rsidRDefault="00DA239C" w:rsidP="00F45CE0">
      <w:pPr>
        <w:ind w:firstLine="708"/>
        <w:rPr>
          <w:rFonts w:cs="Times New Roman"/>
        </w:rPr>
      </w:pPr>
    </w:p>
    <w:p w14:paraId="321DA463" w14:textId="408CD97B" w:rsidR="00F45CE0" w:rsidRDefault="00F45CE0" w:rsidP="00F45CE0">
      <w:pPr>
        <w:ind w:firstLine="708"/>
        <w:rPr>
          <w:rFonts w:cs="Times New Roman"/>
        </w:rPr>
      </w:pPr>
      <w:r w:rsidRPr="00F45CE0">
        <w:rPr>
          <w:rFonts w:cs="Times New Roman"/>
        </w:rPr>
        <w:t xml:space="preserve">En cuanto a la evolución tecnológica en Asia, se observa que el uso de RFID en la gestión bibliotecaria ha transformado los servicios al permitir identificación sin contacto, organización más eficiente de colecciones y una notable reducción en la carga operativa del personal. La experiencia de China y </w:t>
      </w:r>
      <w:r w:rsidR="00FC1238">
        <w:rPr>
          <w:rFonts w:cs="Times New Roman"/>
        </w:rPr>
        <w:t>de Estados Unidos muestra que estas soluciones han pasado de ser experimentales a sistemas consolidados, con amplia aceptación entre los</w:t>
      </w:r>
      <w:r w:rsidRPr="00F45CE0">
        <w:rPr>
          <w:rFonts w:cs="Times New Roman"/>
        </w:rPr>
        <w:t xml:space="preserve"> usuarios </w:t>
      </w:r>
      <w:r w:rsidRPr="00F45CE0">
        <w:rPr>
          <w:rFonts w:cs="Times New Roman"/>
        </w:rPr>
        <w:fldChar w:fldCharType="begin" w:fldLock="1"/>
      </w:r>
      <w:r w:rsidRPr="00F45CE0">
        <w:rPr>
          <w:rFonts w:cs="Times New Roman"/>
        </w:rPr>
        <w:instrText>ADDIN CSL_CITATION {"citationItems":[{"id":"ITEM-1","itemData":{"DOI":"10.4028/www.scientific.net/AMM.513-517.620","ISBN":"9783038350125","ISSN":"16609336","abstract":"As the application of the information network technology continuously extended, library management service platform is experiencing a shift to the information service system. In the library information management field, researchers are seeking a library identification system which is more convenient and comprehensive. Under the circumstance of the information technology conditions, Radio Frequency Identification (RFID) technology completes the automatic identification of the electronic identification tags--the two-dimensional code. The RFID technology is a contactless scanning recognition technology. And the core technology of RFID can be described as follows: using two-dimensional code as the filter identification tool according to backup data of the book management. © (2014) Trans Tech Publications, Switzerland.","author":[{"dropping-particle":"","family":"Wang","given":"Ji Kun","non-dropping-particle":"","parse-names":false,"suffix":""},{"dropping-particle":"","family":"Hu","given":"Xing Zhi","non-dropping-particle":"","parse-names":false,"suffix":""},{"dropping-particle":"","family":"Li","given":"Xue Zhe","non-dropping-particle":"","parse-names":false,"suffix":""},{"dropping-particle":"","family":"Ding","given":"Fei Ji","non-dropping-particle":"","parse-names":false,"suffix":""}],"container-title":"Applied Mechanics and Materials","id":"ITEM-1","issued":{"date-parts":[["2014"]]},"page":"620-623","title":"A research of the application of the RFID in the library management","type":"article-journal","volume":"513-517"},"uris":["http://www.mendeley.com/documents/?uuid=972affde-b6af-4977-93fc-54ee591aecd4","http://www.mendeley.com/documents/?uuid=42e6b205-ac53-4bc0-91b0-d06bba0735ff"]}],"mendeley":{"formattedCitation":"(Wang et al., 2014)","plainTextFormattedCitation":"(Wang et al., 2014)","previouslyFormattedCitation":"(Wang et al., 2014)"},"properties":{"noteIndex":0},"schema":"https://github.com/citation-style-language/schema/raw/master/csl-citation.json"}</w:instrText>
      </w:r>
      <w:r w:rsidRPr="00F45CE0">
        <w:rPr>
          <w:rFonts w:cs="Times New Roman"/>
        </w:rPr>
        <w:fldChar w:fldCharType="separate"/>
      </w:r>
      <w:r w:rsidRPr="00F45CE0">
        <w:rPr>
          <w:rFonts w:cs="Times New Roman"/>
          <w:noProof/>
        </w:rPr>
        <w:t>(Wang et al., 2014)</w:t>
      </w:r>
      <w:r w:rsidRPr="00F45CE0">
        <w:rPr>
          <w:rFonts w:cs="Times New Roman"/>
        </w:rPr>
        <w:fldChar w:fldCharType="end"/>
      </w:r>
      <w:r w:rsidRPr="00F45CE0">
        <w:rPr>
          <w:rFonts w:cs="Times New Roman"/>
        </w:rPr>
        <w:t>.</w:t>
      </w:r>
    </w:p>
    <w:p w14:paraId="0972381B" w14:textId="77777777" w:rsidR="00DA239C" w:rsidRPr="00F45CE0" w:rsidRDefault="00DA239C" w:rsidP="00F45CE0">
      <w:pPr>
        <w:ind w:firstLine="708"/>
        <w:rPr>
          <w:rFonts w:cs="Times New Roman"/>
        </w:rPr>
      </w:pPr>
    </w:p>
    <w:p w14:paraId="3638266F" w14:textId="665CEF1F" w:rsidR="00F45CE0" w:rsidRDefault="00F45CE0" w:rsidP="00F45CE0">
      <w:pPr>
        <w:ind w:firstLine="708"/>
        <w:rPr>
          <w:rFonts w:cs="Times New Roman"/>
        </w:rPr>
      </w:pPr>
      <w:r w:rsidRPr="00F45CE0">
        <w:rPr>
          <w:rFonts w:cs="Times New Roman"/>
        </w:rPr>
        <w:t xml:space="preserve">Ampliando el panorama, investigaciones </w:t>
      </w:r>
      <w:r w:rsidR="00FC1238">
        <w:rPr>
          <w:rFonts w:cs="Times New Roman"/>
        </w:rPr>
        <w:t>a nivel global</w:t>
      </w:r>
      <w:r w:rsidR="00FC1238" w:rsidRPr="00F45CE0">
        <w:rPr>
          <w:rFonts w:cs="Times New Roman"/>
        </w:rPr>
        <w:t xml:space="preserve"> </w:t>
      </w:r>
      <w:r w:rsidRPr="00F45CE0">
        <w:rPr>
          <w:rFonts w:cs="Times New Roman"/>
        </w:rPr>
        <w:t xml:space="preserve">resaltan que la automatización bibliotecaria, el uso de redes y las tecnologías emergentes son esenciales para mantener la relevancia de las bibliotecas como centros de conocimiento. La integración de RFID, IoT y procesos digitales asegura bibliotecas más dinámicas, seguras y alineadas con las demandas de la era digital </w:t>
      </w:r>
      <w:r w:rsidRPr="00F45CE0">
        <w:rPr>
          <w:rFonts w:cs="Times New Roman"/>
        </w:rPr>
        <w:fldChar w:fldCharType="begin" w:fldLock="1"/>
      </w:r>
      <w:r w:rsidRPr="00F45CE0">
        <w:rPr>
          <w:rFonts w:cs="Times New Roman"/>
        </w:rPr>
        <w:instrText xml:space="preserve">ADDIN CSL_CITATION {"citationItems":[{"id":"ITEM-1","itemData":{"DOI":"10.26761/ijrls.10.4.2024.1795","author":[{"dropping-particle":"","family":"Patil","given":"Somanagouda Shankargouda","non-dropping-particle":"","parse-names":false,"suffix":""},{"dropping-particle":"","family":"Dasar","given":"Manjunath G","non-dropping-particle":"","parse-names":false,"suffix":""},{"dropping-particle":"","family":"Melinamani","given":"Pooja Ravi","non-dropping-particle":"","parse-names":false,"suffix":""},{"dropping-particle":"","family":"Patil","given":"Jyoti","non-dropping-particle":"","parse-names":false,"suffix":""},{"dropping-particle":"","family":"Waddar","given":"Nataraj","non-dropping-particle":"","parse-names":false,"suffix":""}],"container-title":"International Journal of Research in Library Science","id":"ITEM-1","issue":"4","issued":{"date-parts":[["2024"]]},"page":"57-66","title":"Unlocking Efficiency: The Role of Radio Frequency Identification (RFID) Technology in Modernizing Library Management Systems","type":"article-journal","volume":"10"},"uris":["http://www.mendeley.com/documents/?uuid=308df8b7-deed-4a41-90e5-725d25859928"]},{"id":"ITEM-2","itemData":{"DOI":"10.1016/j.respol.2025.105297","ISSN":"00487333","abstract":"Focusing on innovation dynamics in public libraries, this article begins by revisiting one of the very first attempts to construct a theory of innovation in services: the reverse product cycle (RPC), published in Research Policy (Barras, 1986, 1990). With reference to ICT-based innovation trajectories in libraries, the article validates the RPC by identifying a cycle that begins with a stage dominated by process innovations, followed by one dominated by product innovations. It goes further by extending – and in some respects updating – the model, taking into account forgotten technologies and introducing new waves of enabling technologies associated with Industry 4.0 and 5.0. The rise of the internet and digitization posed an existential threat to libraries. Their survival, however, is due to their ability to reinvent themselves – transforming this threat into an opportunity, and embracing innovative trajectories that aren't solely ICT-based. These include book-, object-, individual-, and space-based trajectories.","author":[{"dropping-particle":"","family":"Desmarchelier","given":"Benoît","non-dropping-particle":"","parse-names":false,"suffix":""},{"dropping-particle":"","family":"Djellal","given":"Faridah","non-dropping-particle":"","parse-names":false,"suffix":""},{"dropping-particle":"","family":"Gallouj","given":"Faïz","non-dropping-particle":"","parse-names":false,"suffix":""},{"dropping-particle":"","family":"Gallouj","given":"Nassim","non-dropping-particle":"","parse-names":false,"suffix":""}],"container-title":"Research Policy","id":"ITEM-2","issue":"8","issued":{"date-parts":[["2025"]]},"page":"105297","publisher":"Elsevier B.V.","title":"Beyond the reverse product cycle: An exploration of the digital, social and spatial transformation of libraries","type":"article-journal","volume":"54"},"uris":["http://www.mendeley.com/documents/?uuid=3012e72a-1744-438a-b42f-97302c490a70","http://www.mendeley.com/documents/?uuid=cbb10858-afaf-44d2-98a4-942d01201743","http://www.mendeley.com/documents/?uuid=d94e6b17-14c1-4fef-82c9-c1a433b62e21"]},{"id":"ITEM-3","itemData":{"ISBN":"9789241513906","ISSN":"00014575","PMID":"36709552","abstract":"Young, novice drivers constitute a disproportionate percentage of fatalities and injuries in road traffic accidents around the world. This study, attempts to identify motivational factors behind risky driving behavior, and examines the role of personality, especially sensation seeking, impulsivity and sensitivity to punishment/reward in predicting negative driving outcomes (accident involvement and traffic offences) among young drivers. Gender and driver's age are additional factors examined in relation to driving outcomes and personality. Adopting the contextual mediated model of traffic accident involvement (Sümer, 2003), the study is based on the theory that personality, age and gender represent distal factors that predict accident involvement indirectly through their relationship with stable tendencies towards aberrant driving behavior. Results from correlations and Structural Equation Modeling using AMOS 6 indicated that direct personality effects on driving outcomes were few, whereas personality had significant correlations with aberrant driving behavior, showing that personality is a distal but important predictor of negative driving outcomes. These high risk traits appear to be at a peak among young male drivers. Thus, personality is important in understanding aggressive and risky driving by young adults and needs to be taken into consideration in designing targeted accident prevention policies. © 2011 Elsevier Ltd.","author":[{"dropping-particle":"","family":"Maina","given":"Jhon","non-dropping-particle":"","parse-names":false,"suffix":""}],"container-title":"Accident Analysis and Prevention","id":"ITEM-3","issue":"2","issued":{"date-parts":[["2023"]]},"page":"153-164","title":"No </w:instrText>
      </w:r>
      <w:r w:rsidRPr="00F45CE0">
        <w:rPr>
          <w:rFonts w:ascii="MS Gothic" w:eastAsia="MS Gothic" w:hAnsi="MS Gothic" w:cs="MS Gothic" w:hint="eastAsia"/>
        </w:rPr>
        <w:instrText>主観的健康感を中心とした在宅高齢者における</w:instrText>
      </w:r>
      <w:r w:rsidRPr="00F45CE0">
        <w:rPr>
          <w:rFonts w:cs="Times New Roman"/>
        </w:rPr>
        <w:instrText xml:space="preserve"> </w:instrText>
      </w:r>
      <w:r w:rsidRPr="00F45CE0">
        <w:rPr>
          <w:rFonts w:ascii="MS Gothic" w:eastAsia="MS Gothic" w:hAnsi="MS Gothic" w:cs="MS Gothic" w:hint="eastAsia"/>
        </w:rPr>
        <w:instrText>健康関連指標に関する共分散構造分析</w:instrText>
      </w:r>
      <w:r w:rsidRPr="00F45CE0">
        <w:rPr>
          <w:rFonts w:cs="Times New Roman"/>
        </w:rPr>
        <w:instrText>Title","type":"article-journal","volume":"183"},"uris":["http://www.mendeley.com/documents/?uuid=fc29dd76-c42c-4bde-b7d7-0ed59202655c","http://www.mendeley.com/documents/?uuid=0ecfebfb-782c-4b46-923a-30d3c6e3427c","http://www.mendeley.com/documents/?uuid=35def852-10bc-4d53-965f-4f496c3a10b9"]}],"mendeley":{"formattedCitation":"(Desmarchelier et al., 2025; Maina, 2023; Patil et al., 2024)","plainTextFormattedCitation":"(Desmarchelier et al., 2025; Maina, 2023; Patil et al., 2024)","previouslyFormattedCitation":"(Desmarchelier et al., 2025; Maina, 2023; Patil et al., 2024)"},"properties":{"noteIndex":0},"schema":"https://github.com/citation-style-language/schema/raw/master/csl-citation.json"}</w:instrText>
      </w:r>
      <w:r w:rsidRPr="00F45CE0">
        <w:rPr>
          <w:rFonts w:cs="Times New Roman"/>
        </w:rPr>
        <w:fldChar w:fldCharType="separate"/>
      </w:r>
      <w:r w:rsidRPr="00F45CE0">
        <w:rPr>
          <w:rFonts w:cs="Times New Roman"/>
          <w:noProof/>
        </w:rPr>
        <w:t>(Desmarchelier et al., 2025; Maina, 2023; Patil et al., 2024)</w:t>
      </w:r>
      <w:r w:rsidRPr="00F45CE0">
        <w:rPr>
          <w:rFonts w:cs="Times New Roman"/>
        </w:rPr>
        <w:fldChar w:fldCharType="end"/>
      </w:r>
      <w:r w:rsidRPr="00F45CE0">
        <w:rPr>
          <w:rFonts w:cs="Times New Roman"/>
        </w:rPr>
        <w:tab/>
      </w:r>
      <w:r w:rsidR="00DA239C">
        <w:rPr>
          <w:rFonts w:cs="Times New Roman"/>
        </w:rPr>
        <w:t>.</w:t>
      </w:r>
    </w:p>
    <w:p w14:paraId="0AE13912" w14:textId="77777777" w:rsidR="00DA239C" w:rsidRPr="00F45CE0" w:rsidRDefault="00DA239C" w:rsidP="00F45CE0">
      <w:pPr>
        <w:ind w:firstLine="708"/>
        <w:rPr>
          <w:rFonts w:cs="Times New Roman"/>
        </w:rPr>
      </w:pPr>
    </w:p>
    <w:p w14:paraId="23273A35" w14:textId="493F6926" w:rsidR="00F45CE0" w:rsidRDefault="00F45CE0" w:rsidP="00F45CE0">
      <w:pPr>
        <w:ind w:firstLine="708"/>
        <w:rPr>
          <w:rFonts w:cs="Times New Roman"/>
        </w:rPr>
      </w:pPr>
      <w:r w:rsidRPr="00F45CE0">
        <w:rPr>
          <w:rFonts w:cs="Times New Roman"/>
        </w:rPr>
        <w:lastRenderedPageBreak/>
        <w:t>Observando otras implementaciones, se observa que diseñaron e implementaron soluciones orientadas a la automatización de procesos clave, como la circulación, la seguridad, el inventario y la recuperación de libros, sustituyendo los códigos de barras y las tiras electromagnéticas por etiquetas RFID integradas a lectores y antenas instalados en puertas de seguridad, estanterías y kioskos de autoservicio</w:t>
      </w:r>
      <w:r w:rsidRPr="00F45CE0">
        <w:rPr>
          <w:rFonts w:cs="Times New Roman"/>
        </w:rPr>
        <w:fldChar w:fldCharType="begin" w:fldLock="1"/>
      </w:r>
      <w:r w:rsidRPr="00F45CE0">
        <w:rPr>
          <w:rFonts w:cs="Times New Roman"/>
        </w:rPr>
        <w:instrText>ADDIN CSL_CITATION {"citationItems":[{"id":"ITEM-1","itemData":{"author":[{"dropping-particle":"","family":"Wambua","given":"Stephen","non-dropping-particle":"","parse-names":false,"suffix":""}],"id":"ITEM-1","issued":{"date-parts":[["2010"]]},"title":"RFID (Radio Frequency IDentification) technology in Libraries","type":"article-journal"},"uris":["http://www.mendeley.com/documents/?uuid=da2ba388-8d8f-4ed4-b163-77fd5887886e"]}],"mendeley":{"formattedCitation":"(Wambua, 2010)","plainTextFormattedCitation":"(Wambua, 2010)","previouslyFormattedCitation":"(Wambua, 2010)"},"properties":{"noteIndex":0},"schema":"https://github.com/citation-style-language/schema/raw/master/csl-citation.json"}</w:instrText>
      </w:r>
      <w:r w:rsidRPr="00F45CE0">
        <w:rPr>
          <w:rFonts w:cs="Times New Roman"/>
        </w:rPr>
        <w:fldChar w:fldCharType="separate"/>
      </w:r>
      <w:r w:rsidRPr="00F45CE0">
        <w:rPr>
          <w:rFonts w:cs="Times New Roman"/>
          <w:noProof/>
        </w:rPr>
        <w:t>(Wambua, 2010)</w:t>
      </w:r>
      <w:r w:rsidRPr="00F45CE0">
        <w:rPr>
          <w:rFonts w:cs="Times New Roman"/>
        </w:rPr>
        <w:fldChar w:fldCharType="end"/>
      </w:r>
      <w:r w:rsidR="00B50CC0">
        <w:rPr>
          <w:rFonts w:cs="Times New Roman"/>
        </w:rPr>
        <w:t xml:space="preserve"> y respaldado por estudios recientes como en los de </w:t>
      </w:r>
      <w:r w:rsidR="00B50CC0">
        <w:rPr>
          <w:rFonts w:cs="Times New Roman"/>
        </w:rPr>
        <w:fldChar w:fldCharType="begin" w:fldLock="1"/>
      </w:r>
      <w:r w:rsidR="00B50CC0">
        <w:rPr>
          <w:rFonts w:cs="Times New Roman"/>
        </w:rPr>
        <w:instrText>ADDIN CSL_CITATION {"citationItems":[{"id":"ITEM-1","itemData":{"author":[{"dropping-particle":"","family":"Nadeem Akhtar","given":"Muhammad","non-dropping-particle":"","parse-names":false,"suffix":""},{"dropping-particle":"","family":"Farooque Channar","given":"Ghulam","non-dropping-particle":"","parse-names":false,"suffix":""},{"dropping-particle":"","family":"Naushad Sabzwari","given":"Muhammad","non-dropping-particle":"","parse-names":false,"suffix":""},{"dropping-particle":"","family":"Saeed Hashmi","given":"Ferhana","non-dropping-particle":"","parse-names":false,"suffix":""},{"dropping-particle":"","family":"Waqar Aslam","given":"Muhammad","non-dropping-particle":"","parse-names":false,"suffix":""},{"dropping-particle":"","family":"Batool","given":"Sidra","non-dropping-particle":"","parse-names":false,"suffix":""},{"dropping-particle":"","family":"Shahzad","given":"Khurram","non-dropping-particle":"","parse-names":false,"suffix":""}],"id":"ITEM-1","issue":"4","issued":{"date-parts":[["2025"]]},"page":"417-431","title":"Dialogue Social Science Review ( DSSR ) Investigating the Current Usage and Challenges in Technology in University Libraries of Pakistan Dialogue Social Science Review ( DSSR )","type":"article-journal","volume":"3"},"uris":["http://www.mendeley.com/documents/?uuid=e8268ddc-5545-4c79-855d-89973d963bdf"]}],"mendeley":{"formattedCitation":"(Nadeem Akhtar et al., 2025)","plainTextFormattedCitation":"(Nadeem Akhtar et al., 2025)","previouslyFormattedCitation":"(Radio &amp; Identification, 2025)"},"properties":{"noteIndex":0},"schema":"https://github.com/citation-style-language/schema/raw/master/csl-citation.json"}</w:instrText>
      </w:r>
      <w:r w:rsidR="00B50CC0">
        <w:rPr>
          <w:rFonts w:cs="Times New Roman"/>
        </w:rPr>
        <w:fldChar w:fldCharType="separate"/>
      </w:r>
      <w:r w:rsidR="00B50CC0" w:rsidRPr="00B50CC0">
        <w:rPr>
          <w:rFonts w:cs="Times New Roman"/>
          <w:noProof/>
        </w:rPr>
        <w:t>(Nadeem Akhtar et al., 2025)</w:t>
      </w:r>
      <w:r w:rsidR="00B50CC0">
        <w:rPr>
          <w:rFonts w:cs="Times New Roman"/>
        </w:rPr>
        <w:fldChar w:fldCharType="end"/>
      </w:r>
      <w:r w:rsidR="00B50CC0">
        <w:rPr>
          <w:rFonts w:cs="Times New Roman"/>
        </w:rPr>
        <w:t>, donde muestran la eficiencia en la implementación de gestión bibliotecaria por medio de tecnología RFID</w:t>
      </w:r>
      <w:r w:rsidRPr="00F45CE0">
        <w:rPr>
          <w:rFonts w:cs="Times New Roman"/>
        </w:rPr>
        <w:t xml:space="preserve">. Otros trabajos se enfocaron en la gestión de inventario en tiempo real, diseñando, simulando e implementando sistemas capaces de contar y localizar libros directamente en los estantes, superando así las limitaciones de los lectores portátiles y del escaneo manual de los códigos de barras </w:t>
      </w:r>
      <w:r w:rsidRPr="00F45CE0">
        <w:rPr>
          <w:rFonts w:cs="Times New Roman"/>
        </w:rPr>
        <w:fldChar w:fldCharType="begin" w:fldLock="1"/>
      </w:r>
      <w:r w:rsidR="00B50CC0">
        <w:rPr>
          <w:rFonts w:cs="Times New Roman"/>
        </w:rPr>
        <w:instrText>ADDIN CSL_CITATION {"citationItems":[{"id":"ITEM-1","itemData":{"author":[{"dropping-particle":"","family":"Mvoulabolo","given":"Meryle K","non-dropping-particle":"","parse-names":false,"suffix":""}],"id":"ITEM-1","issue":"December","issued":{"date-parts":[["2019"]]},"title":"DESIGN AND IMPLEMENTATION OF AN INVENTORY MANAGEMENT SYSTEM IN LIBRARIES USING RADIO FREQUENCY IDENTIFICATION A dissertation submitted in the fulfilment of the requirements for Master of Engineering : Electrical Department of Process Control &amp; Computer Sy","type":"article-journal"},"uris":["http://www.mendeley.com/documents/?uuid=53b2dcbf-9def-493b-87da-6c2c443205c2"]}],"mendeley":{"formattedCitation":"(Mvoulabolo, 2019)","plainTextFormattedCitation":"(Mvoulabolo, 2019)","previouslyFormattedCitation":"(Mvoulabolo, 2019)"},"properties":{"noteIndex":0},"schema":"https://github.com/citation-style-language/schema/raw/master/csl-citation.json"}</w:instrText>
      </w:r>
      <w:r w:rsidRPr="00F45CE0">
        <w:rPr>
          <w:rFonts w:cs="Times New Roman"/>
        </w:rPr>
        <w:fldChar w:fldCharType="separate"/>
      </w:r>
      <w:r w:rsidRPr="00F45CE0">
        <w:rPr>
          <w:rFonts w:cs="Times New Roman"/>
          <w:noProof/>
        </w:rPr>
        <w:t>(Mvoulabolo, 2019)</w:t>
      </w:r>
      <w:r w:rsidRPr="00F45CE0">
        <w:rPr>
          <w:rFonts w:cs="Times New Roman"/>
        </w:rPr>
        <w:fldChar w:fldCharType="end"/>
      </w:r>
      <w:r w:rsidRPr="00F45CE0">
        <w:rPr>
          <w:rFonts w:cs="Times New Roman"/>
        </w:rPr>
        <w:t xml:space="preserve">. También se han desarrollado soluciones más especializadas, como el diseño y </w:t>
      </w:r>
      <w:r w:rsidR="00FC1238">
        <w:rPr>
          <w:rFonts w:cs="Times New Roman"/>
        </w:rPr>
        <w:t xml:space="preserve">la </w:t>
      </w:r>
      <w:r w:rsidRPr="00F45CE0">
        <w:rPr>
          <w:rFonts w:cs="Times New Roman"/>
        </w:rPr>
        <w:t xml:space="preserve">prueba de una antena RFID impresa a 915 MHz, optimizada para mejorar la cobertura y la precisión de lectura en múltiples estantes, reduciendo los errores </w:t>
      </w:r>
      <w:r w:rsidR="00FC1238">
        <w:rPr>
          <w:rFonts w:cs="Times New Roman"/>
        </w:rPr>
        <w:t>debido a la orientación de los tags y a</w:t>
      </w:r>
      <w:r w:rsidRPr="00F45CE0">
        <w:rPr>
          <w:rFonts w:cs="Times New Roman"/>
        </w:rPr>
        <w:t xml:space="preserve"> las restricciones físicas del espacio </w:t>
      </w:r>
      <w:r w:rsidRPr="00F45CE0">
        <w:rPr>
          <w:rFonts w:cs="Times New Roman"/>
        </w:rPr>
        <w:fldChar w:fldCharType="begin" w:fldLock="1"/>
      </w:r>
      <w:r w:rsidRPr="00F45CE0">
        <w:rPr>
          <w:rFonts w:cs="Times New Roman"/>
        </w:rPr>
        <w:instrText>ADDIN CSL_CITATION {"citationItems":[{"id":"ITEM-1","itemData":{"DOI":"10.1051/matecconf/201712300028","ISSN":"2261236X","abstract":"A 915 MHz printed radio-frequency-identification (RFID) antennas with the characteristics of good gain and omnidirectional beam wave is constructed and evaluated in this study. The objective is to find out their best reading rates for providing effective wireless communications among RFID antenna during the library book inventory process. And an optimal library inventory system which is based on electromagnetic identification (EMID) technology is proposed, which is constructed to find the optimal tag location for a book, test the tag readability for bookshelves, and connect a couple of multi-layer bookshelves with multiplexers and updat the tag reading status in the database of the computer terminal. The fabricated antenna reader and the proposed system are embedded into different locations of bookshelves and tested at the library of Cheng Shiu University in Taiwan. According to the experimental results, the designed prototype of the antenna reader has the characteristics of the directional radiation pattern, good gain, simple shape, low cost and is easy to be integrated into the bookshelf. And the designed library inventory system can authenticate the location of a book automatically. They can benefit administrating librarians with the capabilities of decreasing the library inventory processing time and reducing the possibility of the books being misplaced.","author":[{"dropping-particle":"","family":"Cheng","given":"Ching Chien","non-dropping-particle":"","parse-names":false,"suffix":""},{"dropping-particle":"","family":"Shih","given":"Sung Tsun","non-dropping-particle":"","parse-names":false,"suffix":""},{"dropping-particle":"","family":"Cheng","given":"Kong Xin","non-dropping-particle":"","parse-names":false,"suffix":""},{"dropping-particle":"","family":"Kung","given":"Huang Kuang","non-dropping-particle":"","parse-names":false,"suffix":""},{"dropping-particle":"","family":"Wang","given":"Chin Yu","non-dropping-particle":"","parse-names":false,"suffix":""}],"container-title":"MATEC Web of Conferences","id":"ITEM-1","issued":{"date-parts":[["2017"]]},"title":"Design of books inventory with RFID antenna in library management system","type":"article-journal","volume":"123"},"uris":["http://www.mendeley.com/documents/?uuid=efbbf0f9-0d66-42b3-b76e-70b47ef777e2"]}],"mendeley":{"formattedCitation":"(Cheng et al., 2017)","plainTextFormattedCitation":"(Cheng et al., 2017)","previouslyFormattedCitation":"(Cheng et al., 2017)"},"properties":{"noteIndex":0},"schema":"https://github.com/citation-style-language/schema/raw/master/csl-citation.json"}</w:instrText>
      </w:r>
      <w:r w:rsidRPr="00F45CE0">
        <w:rPr>
          <w:rFonts w:cs="Times New Roman"/>
        </w:rPr>
        <w:fldChar w:fldCharType="separate"/>
      </w:r>
      <w:r w:rsidRPr="00F45CE0">
        <w:rPr>
          <w:rFonts w:cs="Times New Roman"/>
          <w:noProof/>
        </w:rPr>
        <w:t>(Cheng et al., 2017)</w:t>
      </w:r>
      <w:r w:rsidRPr="00F45CE0">
        <w:rPr>
          <w:rFonts w:cs="Times New Roman"/>
        </w:rPr>
        <w:fldChar w:fldCharType="end"/>
      </w:r>
      <w:r w:rsidRPr="00F45CE0">
        <w:rPr>
          <w:rFonts w:cs="Times New Roman"/>
        </w:rPr>
        <w:t>.</w:t>
      </w:r>
    </w:p>
    <w:p w14:paraId="1312EA5A" w14:textId="77777777" w:rsidR="00DA239C" w:rsidRPr="00F45CE0" w:rsidRDefault="00DA239C" w:rsidP="00F45CE0">
      <w:pPr>
        <w:ind w:firstLine="708"/>
        <w:rPr>
          <w:rFonts w:cs="Times New Roman"/>
        </w:rPr>
      </w:pPr>
    </w:p>
    <w:p w14:paraId="32F0BA7A" w14:textId="24073AD6" w:rsidR="00F45CE0" w:rsidRDefault="00F45CE0" w:rsidP="00F45CE0">
      <w:pPr>
        <w:ind w:firstLine="708"/>
        <w:rPr>
          <w:rFonts w:cs="Times New Roman"/>
        </w:rPr>
      </w:pPr>
      <w:r w:rsidRPr="00F45CE0">
        <w:rPr>
          <w:rFonts w:cs="Times New Roman"/>
        </w:rPr>
        <w:t xml:space="preserve">En el ámbito aplicado, se diseñó e implementó un Smart Portable Library Management System (SPLMS) basado en RFID UHF en la biblioteca Perpustakaan Raja Tun Uda (Malasia), con el propósito de evaluar la eficiencia y efectividad de los lectores RFID en el manejo de inventarios, prestando especial atención a cómo la orientación angular del lector influye en la tasa de lectura de las etiquetas ubicadas en los lomos de los libros </w:t>
      </w:r>
      <w:r w:rsidRPr="00F45CE0">
        <w:rPr>
          <w:rFonts w:cs="Times New Roman"/>
        </w:rPr>
        <w:fldChar w:fldCharType="begin" w:fldLock="1"/>
      </w:r>
      <w:r w:rsidRPr="00F45CE0">
        <w:rPr>
          <w:rFonts w:cs="Times New Roman"/>
        </w:rPr>
        <w:instrText>ADDIN CSL_CITATION {"citationItems":[{"id":"ITEM-1","itemData":{"DOI":"10.24191/JMECHE.V12I1.24642","ISSN":"2550164X","abstract":"Libraries are crucial for diverse resources, particularly for students and educators. The Library Management System (LMS) in Perpustakaan Raja Tun Uda (PRTU) still used barcode technology, which was inadequate and could increase the workload of the librarians. This study presented the development and evaluation of the Smart Portable Library Management System (SPLMS) using RFID technology. The study addressed the gap in the literature by focusing on the impact of angle adjustment on the performance of UHF RFID readers in reading RFID tags placed on book spines. The study was conducted by implementing the SPLMS and performing system testing at different angles. The scope of the study encompassed the design and implementation of the SPLMS, system testing with varying angles, and evaluation of the reader's success rate in reading RFID tags. The validation of ZK-RFID101 of the results have shown that the reader has a 100% success rate for distances between 1 and 3 meters, but the success rate drops to 80% at 5 and 6 meters due to radio frequency interference. The main findings indicated that increasing the angle from 0 to 90-degrees improved the reader's performance, although certain tags still presented challenges. The results from the five conducted trials strongly indicated that a 90-degree angle was the optimum performance. The study concluded that the angle and placement of RFID readers was crucial for optimal performance in library management systems. The SPLMS provided librarians with a user-friendly dashboard for efficient book collection management, boosting productivity and enhancing user experience.","author":[{"dropping-particle":"","family":"Suhaimi","given":"Maizatul Mazni","non-dropping-particle":"","parse-names":false,"suffix":""},{"dropping-particle":"","family":"Mohamed","given":"Zulkifli","non-dropping-particle":"","parse-names":false,"suffix":""},{"dropping-particle":"","family":"Khusaini","given":"Nurul Syuhadah","non-dropping-particle":"","parse-names":false,"suffix":""}],"container-title":"Journal of Mechanical Engineering","id":"ITEM-1","issued":{"date-parts":[["2023"]]},"page":"133-152","title":"Effectiveness of RFID Smart Library Management System","type":"article-journal","volume":"SI12"},"uris":["http://www.mendeley.com/documents/?uuid=1f3d0b09-f64a-4719-b3e7-9c91755768d8"]}],"mendeley":{"formattedCitation":"(Suhaimi et al., 2023)","plainTextFormattedCitation":"(Suhaimi et al., 2023)","previouslyFormattedCitation":"(Suhaimi et al., 2023)"},"properties":{"noteIndex":0},"schema":"https://github.com/citation-style-language/schema/raw/master/csl-citation.json"}</w:instrText>
      </w:r>
      <w:r w:rsidRPr="00F45CE0">
        <w:rPr>
          <w:rFonts w:cs="Times New Roman"/>
        </w:rPr>
        <w:fldChar w:fldCharType="separate"/>
      </w:r>
      <w:r w:rsidRPr="00F45CE0">
        <w:rPr>
          <w:rFonts w:cs="Times New Roman"/>
          <w:noProof/>
        </w:rPr>
        <w:t>(Suhaimi et al., 2023)</w:t>
      </w:r>
      <w:r w:rsidRPr="00F45CE0">
        <w:rPr>
          <w:rFonts w:cs="Times New Roman"/>
        </w:rPr>
        <w:fldChar w:fldCharType="end"/>
      </w:r>
      <w:r w:rsidRPr="00F45CE0">
        <w:rPr>
          <w:rFonts w:cs="Times New Roman"/>
        </w:rPr>
        <w:t xml:space="preserve">. De manera similar, otros autores propusieron e implementaron sistemas RFID para automatizar préstamos, devoluciones, inventario y seguridad, con el objetivo de reemplazar los códigos de barras tradicionales y mejorar la eficiencia operativa </w:t>
      </w:r>
      <w:r w:rsidRPr="00F45CE0">
        <w:rPr>
          <w:rFonts w:cs="Times New Roman"/>
        </w:rPr>
        <w:fldChar w:fldCharType="begin" w:fldLock="1"/>
      </w:r>
      <w:r w:rsidRPr="00F45CE0">
        <w:rPr>
          <w:rFonts w:cs="Times New Roman"/>
        </w:rPr>
        <w:instrText>ADDIN CSL_CITATION {"citationItems":[{"id":"ITEM-1","itemData":{"DOI":"10.1108/IJEM-05-2017-0129","ISBN":"9788195275700","ISSN":"0951354X","abstract":"Purpose: The purpose of this paper is to research on knowledge management (KM) in higher education institutions (HEIs) by studying its processes, knowledge creation (KC), knowledge sharing (KS) and knowledge transfer (KT), in Mauritius. Design/methodology/approach: Semi-structured interviews were conducted with senior staff in the main public and private HEIs in Mauritius. Questions focussed on KM strategy and processes. Interviews were recorded and transcribed prior to thematic analysis. Findings: Although participants could discuss KM processes, none of the participating institutions had a KM strategy. All institutions are involved in KC and acquisition, KS and KT. In addition to research, knowledge was regarded as being created through teaching and learning activities, consultancies, organisational documentation and acquisition from external sources. Knowledge is shared among peers during departmental and curriculum meetings, through annual research seminars and during conferences and publications in journals. KT with industry through consultancies is restricted to a few public HEIs. In the remaining HEIs, KT is limited to their students joining the workforce and to organising tailor-made courses and training programmes for public and private institutions. The study also provides evidence that some processes and activities contribute to more than one of KC, sharing and transfer. Originality/value: This study contributes to the very limited body of research into KM processes in countries with developing higher education sectors. In addition, this research disaggregates the processes associated with KC, sharing and transfer, whilst also examining the relationship between them.","author":[{"dropping-particle":"","family":"Veer Ramjeawon","given":"Poonam","non-dropping-particle":"","parse-names":false,"suffix":""},{"dropping-particle":"","family":"Rowley","given":"Jennifer","non-dropping-particle":"","parse-names":false,"suffix":""}],"container-title":"International Journal of Educational Management","id":"ITEM-1","issue":"7","issued":{"date-parts":[["2018"]]},"number-of-pages":"1319-1332","title":"Knowledge management in higher education institutions in Mauritius","type":"book","volume":"32"},"uris":["http://www.mendeley.com/documents/?uuid=8f8efa09-eb87-43cb-a632-b492359a6153"]}],"mendeley":{"formattedCitation":"(Veer Ramjeawon &amp; Rowley, 2018)","plainTextFormattedCitation":"(Veer Ramjeawon &amp; Rowley, 2018)","previouslyFormattedCitation":"(Veer Ramjeawon &amp; Rowley, 2018)"},"properties":{"noteIndex":0},"schema":"https://github.com/citation-style-language/schema/raw/master/csl-citation.json"}</w:instrText>
      </w:r>
      <w:r w:rsidRPr="00F45CE0">
        <w:rPr>
          <w:rFonts w:cs="Times New Roman"/>
        </w:rPr>
        <w:fldChar w:fldCharType="separate"/>
      </w:r>
      <w:r w:rsidRPr="00F45CE0">
        <w:rPr>
          <w:rFonts w:cs="Times New Roman"/>
          <w:noProof/>
        </w:rPr>
        <w:t>(Veer Ramjeawon &amp; Rowley, 2018)</w:t>
      </w:r>
      <w:r w:rsidRPr="00F45CE0">
        <w:rPr>
          <w:rFonts w:cs="Times New Roman"/>
        </w:rPr>
        <w:fldChar w:fldCharType="end"/>
      </w:r>
      <w:r w:rsidRPr="00F45CE0">
        <w:rPr>
          <w:rFonts w:cs="Times New Roman"/>
        </w:rPr>
        <w:t xml:space="preserve">. Desde una perspectiva más amplia, algunos estudios </w:t>
      </w:r>
      <w:r w:rsidR="0024523E">
        <w:rPr>
          <w:rFonts w:cs="Times New Roman"/>
        </w:rPr>
        <w:t>de</w:t>
      </w:r>
      <w:r w:rsidRPr="00F45CE0">
        <w:rPr>
          <w:rFonts w:cs="Times New Roman"/>
        </w:rPr>
        <w:t xml:space="preserve"> casos internacionales de implementación de RFID en bibliotecas, evaluando su papel en la automatización de inventarios, la circulación, la seguridad, el autoservicio y la mejora de la experiencia de usuario </w:t>
      </w:r>
      <w:r w:rsidRPr="00F45CE0">
        <w:rPr>
          <w:rFonts w:cs="Times New Roman"/>
        </w:rPr>
        <w:fldChar w:fldCharType="begin" w:fldLock="1"/>
      </w:r>
      <w:r w:rsidRPr="00F45CE0">
        <w:rPr>
          <w:rFonts w:cs="Times New Roman"/>
        </w:rPr>
        <w:instrText>ADDIN CSL_CITATION {"citationItems":[{"id":"ITEM-1","itemData":{"DOI":"10.26761/ijrls.10.4.2024.1795","author":[{"dropping-particle":"","family":"Patil","given":"Somanagouda Shankargouda","non-dropping-particle":"","parse-names":false,"suffix":""},{"dropping-particle":"","family":"Dasar","given":"Manjunath G","non-dropping-particle":"","parse-names":false,"suffix":""},{"dropping-particle":"","family":"Melinamani","given":"Pooja Ravi","non-dropping-particle":"","parse-names":false,"suffix":""},{"dropping-particle":"","family":"Patil","given":"Jyoti","non-dropping-particle":"","parse-names":false,"suffix":""},{"dropping-particle":"","family":"Waddar","given":"Nataraj","non-dropping-particle":"","parse-names":false,"suffix":""}],"container-title":"International Journal of Research in Library Science","id":"ITEM-1","issue":"4","issued":{"date-parts":[["2024"]]},"page":"57-66","title":"Unlocking Efficiency: The Role of Radio Frequency Identification (RFID) Technology in Modernizing Library Management Systems","type":"article-journal","volume":"10"},"uris":["http://www.mendeley.com/documents/?uuid=308df8b7-deed-4a41-90e5-725d25859928"]}],"mendeley":{"formattedCitation":"(Patil et al., 2024)","plainTextFormattedCitation":"(Patil et al., 2024)","previouslyFormattedCitation":"(Patil et al., 2024)"},"properties":{"noteIndex":0},"schema":"https://github.com/citation-style-language/schema/raw/master/csl-citation.json"}</w:instrText>
      </w:r>
      <w:r w:rsidRPr="00F45CE0">
        <w:rPr>
          <w:rFonts w:cs="Times New Roman"/>
        </w:rPr>
        <w:fldChar w:fldCharType="separate"/>
      </w:r>
      <w:r w:rsidRPr="00F45CE0">
        <w:rPr>
          <w:rFonts w:cs="Times New Roman"/>
          <w:noProof/>
        </w:rPr>
        <w:t>(Patil et al., 2024)</w:t>
      </w:r>
      <w:r w:rsidRPr="00F45CE0">
        <w:rPr>
          <w:rFonts w:cs="Times New Roman"/>
        </w:rPr>
        <w:fldChar w:fldCharType="end"/>
      </w:r>
      <w:r w:rsidRPr="00F45CE0">
        <w:rPr>
          <w:rFonts w:cs="Times New Roman"/>
        </w:rPr>
        <w:t xml:space="preserve">. </w:t>
      </w:r>
    </w:p>
    <w:p w14:paraId="404ACA4B" w14:textId="77777777" w:rsidR="00DA239C" w:rsidRPr="00F45CE0" w:rsidRDefault="00DA239C" w:rsidP="00F45CE0">
      <w:pPr>
        <w:ind w:firstLine="708"/>
        <w:rPr>
          <w:rFonts w:cs="Times New Roman"/>
        </w:rPr>
      </w:pPr>
    </w:p>
    <w:p w14:paraId="582EAF23" w14:textId="399E98FA" w:rsidR="00F45CE0" w:rsidRDefault="00F45CE0" w:rsidP="00F45CE0">
      <w:pPr>
        <w:ind w:firstLine="708"/>
        <w:rPr>
          <w:rFonts w:cs="Times New Roman"/>
        </w:rPr>
      </w:pPr>
      <w:r w:rsidRPr="00F45CE0">
        <w:rPr>
          <w:rFonts w:cs="Times New Roman"/>
        </w:rPr>
        <w:t xml:space="preserve">En el plano innovador, se han desarrollado sistemas inteligentes que integran RFID con técnicas de </w:t>
      </w:r>
      <w:r w:rsidR="00FC1238">
        <w:rPr>
          <w:rFonts w:cs="Times New Roman"/>
        </w:rPr>
        <w:t>M</w:t>
      </w:r>
      <w:r w:rsidRPr="00F45CE0">
        <w:rPr>
          <w:rFonts w:cs="Times New Roman"/>
        </w:rPr>
        <w:t xml:space="preserve">achine </w:t>
      </w:r>
      <w:r w:rsidR="00FC1238" w:rsidRPr="00F45CE0">
        <w:rPr>
          <w:rFonts w:cs="Times New Roman"/>
        </w:rPr>
        <w:t>Learning</w:t>
      </w:r>
      <w:r w:rsidRPr="00F45CE0">
        <w:rPr>
          <w:rFonts w:cs="Times New Roman"/>
        </w:rPr>
        <w:t xml:space="preserve">, los cuales no solo automatizan los procesos de circulación, sino que además permiten identificar los libros más y menos utilizados, calcular multas de manera </w:t>
      </w:r>
      <w:r w:rsidRPr="00F45CE0">
        <w:rPr>
          <w:rFonts w:cs="Times New Roman"/>
        </w:rPr>
        <w:lastRenderedPageBreak/>
        <w:t xml:space="preserve">automática, clasificar </w:t>
      </w:r>
      <w:r w:rsidR="00FC1238">
        <w:rPr>
          <w:rFonts w:cs="Times New Roman"/>
        </w:rPr>
        <w:t xml:space="preserve">los </w:t>
      </w:r>
      <w:r w:rsidRPr="00F45CE0">
        <w:rPr>
          <w:rFonts w:cs="Times New Roman"/>
        </w:rPr>
        <w:t xml:space="preserve">libros por departamento y predecir cuáles deben descartarse por bajo uso o deterioro </w:t>
      </w:r>
      <w:r w:rsidRPr="00F45CE0">
        <w:rPr>
          <w:rFonts w:cs="Times New Roman"/>
        </w:rPr>
        <w:fldChar w:fldCharType="begin" w:fldLock="1"/>
      </w:r>
      <w:r w:rsidRPr="00F45CE0">
        <w:rPr>
          <w:rFonts w:cs="Times New Roman"/>
        </w:rPr>
        <w:instrText>ADDIN CSL_CITATION {"citationItems":[{"id":"ITEM-1","itemData":{"DOI":"10.1109/CONECCT52877.2021.9622566","ISBN":"9781665428491","abstract":"The term RFID stands for Frequency Identification Technology that may be a distinctive technology that uses magnetism fields to keep track of things, products or objects. Intelligent-RFID Technology in libraries helps us to analyze and predict the demand of books, books that are less utilized, count of books issued in each department, fine calculation, book enquiry, percentage ratio of total number of books in the library to total books issued, thus imparting intelligence to libraries. The process of automating the library tasks addresses the issues relating to book-searching, and tracking, thereby ensuring the safety and security of library materials. This paper proposes an Intelligent and Automated RFID based library management system along with user interface for different types that enables the quick flow of books. A PyQt web portal is designed for creating user interface to perform the desired library tasks and predictive analysis. In addition, data processing is performed to analyze various parameters required to produce statistical analysis on extensively used or less used books, which helps us to protect or discard the books from time to time and prevent the library assets from termite attacks. Fine calculation helps to calculate the fine and send text information to the users in case of expiry of due dates or lost books from some of the borrowers.","author":[{"dropping-particle":"","family":"Neha Mukund","given":"R.","non-dropping-particle":"","parse-names":false,"suffix":""},{"dropping-particle":"","family":"Arun","given":"Sanjana","non-dropping-particle":"","parse-names":false,"suffix":""},{"dropping-particle":"","family":"Kusuma","given":"S. M.","non-dropping-particle":"","parse-names":false,"suffix":""},{"dropping-particle":"","family":"Vishak","given":"K. R.","non-dropping-particle":"","parse-names":false,"suffix":""},{"dropping-particle":"","family":"Monisha","given":"M.","non-dropping-particle":"","parse-names":false,"suffix":""}],"container-title":"Proceedings of CONECCT 2021: 7th IEEE International Conference on Electronics, Computing and Communication Technologies","id":"ITEM-1","issue":"Id","issued":{"date-parts":[["2021"]]},"title":"Intelligent RFID Based Library Management System","type":"article-journal"},"uris":["http://www.mendeley.com/documents/?uuid=77f2ef32-027e-4f52-949b-cca835c20e29"]}],"mendeley":{"formattedCitation":"(Neha Mukund et al., 2021)","plainTextFormattedCitation":"(Neha Mukund et al., 2021)","previouslyFormattedCitation":"(Neha Mukund et al., 2021)"},"properties":{"noteIndex":0},"schema":"https://github.com/citation-style-language/schema/raw/master/csl-citation.json"}</w:instrText>
      </w:r>
      <w:r w:rsidRPr="00F45CE0">
        <w:rPr>
          <w:rFonts w:cs="Times New Roman"/>
        </w:rPr>
        <w:fldChar w:fldCharType="separate"/>
      </w:r>
      <w:r w:rsidRPr="00F45CE0">
        <w:rPr>
          <w:rFonts w:cs="Times New Roman"/>
          <w:noProof/>
        </w:rPr>
        <w:t>(Neha Mukund et al., 2021)</w:t>
      </w:r>
      <w:r w:rsidRPr="00F45CE0">
        <w:rPr>
          <w:rFonts w:cs="Times New Roman"/>
        </w:rPr>
        <w:fldChar w:fldCharType="end"/>
      </w:r>
      <w:r w:rsidRPr="00F45CE0">
        <w:rPr>
          <w:rFonts w:cs="Times New Roman"/>
        </w:rPr>
        <w:t xml:space="preserve">. Finalmente, otros enfoques se centraron en reforzar la seguridad de las colecciones mediante sistemas RFID que automatizan préstamos, devoluciones y renovaciones, al tiempo que ofrecen </w:t>
      </w:r>
      <w:r w:rsidR="00FC1238">
        <w:rPr>
          <w:rFonts w:cs="Times New Roman"/>
        </w:rPr>
        <w:t>una mayor capacidad de detección de robos, superando las limitaciones de los códigos de barras en cuanto a la necesidad de línea de visión y de</w:t>
      </w:r>
      <w:r w:rsidRPr="00F45CE0">
        <w:rPr>
          <w:rFonts w:cs="Times New Roman"/>
        </w:rPr>
        <w:t xml:space="preserve"> escaneo individualizado </w:t>
      </w:r>
      <w:r w:rsidRPr="00F45CE0">
        <w:rPr>
          <w:rFonts w:cs="Times New Roman"/>
        </w:rPr>
        <w:fldChar w:fldCharType="begin" w:fldLock="1"/>
      </w:r>
      <w:r w:rsidRPr="00F45CE0">
        <w:rPr>
          <w:rFonts w:cs="Times New Roman"/>
        </w:rPr>
        <w:instrText>ADDIN CSL_CITATION {"citationItems":[{"id":"ITEM-1","itemData":{"ISBN":"9788195588473","author":[{"dropping-particle":"","family":"Kumari","given":"Kirna","non-dropping-particle":"","parse-names":false,"suffix":""}],"id":"ITEM-1","issue":"December","issued":{"date-parts":[["2022"]]},"title":"CONFERENCE PROCEEDING OF INTERNATIONAL MULTIDISCIPLINARY CONFERENCE 2022 Volume 1 , December 2022 ISBN : 978-81-955884-7-3 Conference Proceeding of International Multidisciplinary Conference 2022","type":"book","volume":"1"},"uris":["http://www.mendeley.com/documents/?uuid=b3f7776c-d629-423f-88ea-a849278495ae"]}],"mendeley":{"formattedCitation":"(Kumari, 2022)","plainTextFormattedCitation":"(Kumari, 2022)","previouslyFormattedCitation":"(Kumari, 2022)"},"properties":{"noteIndex":0},"schema":"https://github.com/citation-style-language/schema/raw/master/csl-citation.json"}</w:instrText>
      </w:r>
      <w:r w:rsidRPr="00F45CE0">
        <w:rPr>
          <w:rFonts w:cs="Times New Roman"/>
        </w:rPr>
        <w:fldChar w:fldCharType="separate"/>
      </w:r>
      <w:r w:rsidRPr="00F45CE0">
        <w:rPr>
          <w:rFonts w:cs="Times New Roman"/>
          <w:noProof/>
        </w:rPr>
        <w:t>(Kumari, 2022)</w:t>
      </w:r>
      <w:r w:rsidRPr="00F45CE0">
        <w:rPr>
          <w:rFonts w:cs="Times New Roman"/>
        </w:rPr>
        <w:fldChar w:fldCharType="end"/>
      </w:r>
      <w:r w:rsidR="00DA239C">
        <w:rPr>
          <w:rFonts w:cs="Times New Roman"/>
        </w:rPr>
        <w:t>.</w:t>
      </w:r>
    </w:p>
    <w:p w14:paraId="3D47A547" w14:textId="77777777" w:rsidR="00DA239C" w:rsidRPr="00F45CE0" w:rsidRDefault="00DA239C" w:rsidP="00F45CE0">
      <w:pPr>
        <w:ind w:firstLine="708"/>
        <w:rPr>
          <w:rFonts w:cs="Times New Roman"/>
        </w:rPr>
      </w:pPr>
    </w:p>
    <w:p w14:paraId="1201C33C" w14:textId="3A8FEDA8" w:rsidR="00F45CE0" w:rsidRDefault="00F45CE0" w:rsidP="00F45CE0">
      <w:pPr>
        <w:ind w:firstLine="708"/>
        <w:rPr>
          <w:rFonts w:cs="Times New Roman"/>
        </w:rPr>
      </w:pPr>
      <w:r w:rsidRPr="00F45CE0">
        <w:rPr>
          <w:rFonts w:cs="Times New Roman"/>
        </w:rPr>
        <w:t xml:space="preserve">En conclusión, en términos de seguridad bibliotecaria, la tecnología RFID no solo es más avanzada, sino también más práctica, conveniente y asequible. En el ámbito de los materiales bibliotecarios, esta tecnología está reemplazando gradualmente al código de barras convencional. El uso de RFID en bibliotecas agiliza los procesos de préstamo, monitoreo y búsqueda de libros, al personal para que se concentre en brindar un mejor servicio al usuario. Las etiquetas y lectores RFID deben ser de alta calidad para un rendimiento óptimo. La información que debe escribirse en las etiquetas es otro factor que influye en la eficacia del uso de la tecnología. Estos programas pueden mejorar el servicio al cliente, reducir el robo de libros, reducir significativamente los gastos de mano de obra y actualizar continuamente los registros de nuevas colecciones de libros. </w:t>
      </w:r>
      <w:r w:rsidRPr="00F45CE0">
        <w:rPr>
          <w:rFonts w:cs="Times New Roman"/>
        </w:rPr>
        <w:fldChar w:fldCharType="begin" w:fldLock="1"/>
      </w:r>
      <w:r w:rsidRPr="00F45CE0">
        <w:rPr>
          <w:rFonts w:cs="Times New Roman"/>
        </w:rPr>
        <w:instrText>ADDIN CSL_CITATION {"citationItems":[{"id":"ITEM-1","itemData":{"DOI":"10.47604/ijts.2041","abstract":"Purpose: The aim of this project is to design and build a library management system based on radio frequency identification that will help the librarian manage the shelves with less human involvement.\r Methodology: A dc supply at +5volts was connected to the microcontroller, with a voltage of +12volts dc connected to the buzzer, and a step-down transformer was used to convert 220volts to 5volts in this system. This power supply was connected to the switch, and by pressing a switch button, the current passed through the entire circuit. RFID collects all the data from the RFID tag. Using a UART module, the EM-18 RFID reader module was connected to 5v pic microcontrollers. The EM-1 RFID reader will read the tag number from an RFID tag when it is placed in its field of operation and output the information via a TX terminal. In order to signal successful tag detection, the beep terminal will turn low. Once the card is in front of the RFID reader, the student extracts the data from it and compares it to the data that is stored in the microprocessor, which is coded using embedded c language. If the data matches, the information is shown on the LCD.\r Finding: A library management system based on radio frequency identification and detection (RFID) was developed in this study to improve library use and management. To efficiently identify and manage the books, it will make use of the RFID reader. The student can search the database and, if the book is available, pick it up from the library because the database displays the book's availability at the library. The main advantages of this project in libraries include time savings, quick access to books, and the elimination of manual errors.\r Unique Contribution to Theory, Practice and policy: Every inventive technical design has its limits. This passive RFID-based library management system has some limitations as a technology for precise data collection. This study recommend that the RFID reader should be improved so that it has finger and thumb print access, which is needed to access student data and details. However, it should also include a facial recognition application, which would further strengthen the biometric security of the system and protect it from impersonation by careless students.","author":[{"dropping-particle":"","family":"Yusuf","given":"Moshood","non-dropping-particle":"","parse-names":false,"suffix":""},{"dropping-particle":"","family":"Akintunde","given":"Adigun","non-dropping-particle":"","parse-names":false,"suffix":""},{"dropping-particle":"","family":"Habeeb","given":"Shittu","non-dropping-particle":"","parse-names":false,"suffix":""},{"dropping-particle":"","family":"Quadri","given":"Adeyinka","non-dropping-particle":"","parse-names":false,"suffix":""}],"container-title":"International Journal of Technology and Systems","id":"ITEM-1","issue":"2","issued":{"date-parts":[["2023"]]},"page":"21-35","title":"Radio Frequency Identification (RFID) Based Library Management System","type":"article-journal","volume":"8"},"uris":["http://www.mendeley.com/documents/?uuid=a044af89-7407-4371-90c0-df23e6b6ed15","http://www.mendeley.com/documents/?uuid=48715fcd-d25c-420b-b3d1-066ce17ef2e0"]}],"mendeley":{"formattedCitation":"(Yusuf et al., 2023)","plainTextFormattedCitation":"(Yusuf et al., 2023)","previouslyFormattedCitation":"(Yusuf et al., 2023)"},"properties":{"noteIndex":0},"schema":"https://github.com/citation-style-language/schema/raw/master/csl-citation.json"}</w:instrText>
      </w:r>
      <w:r w:rsidRPr="00F45CE0">
        <w:rPr>
          <w:rFonts w:cs="Times New Roman"/>
        </w:rPr>
        <w:fldChar w:fldCharType="separate"/>
      </w:r>
      <w:r w:rsidRPr="00F45CE0">
        <w:rPr>
          <w:rFonts w:cs="Times New Roman"/>
          <w:noProof/>
        </w:rPr>
        <w:t>(Yusuf et al., 2023)</w:t>
      </w:r>
      <w:r w:rsidRPr="00F45CE0">
        <w:rPr>
          <w:rFonts w:cs="Times New Roman"/>
        </w:rPr>
        <w:fldChar w:fldCharType="end"/>
      </w:r>
      <w:r w:rsidRPr="00F45CE0">
        <w:rPr>
          <w:rFonts w:cs="Times New Roman"/>
        </w:rPr>
        <w:t xml:space="preserve">, y de igual manera, </w:t>
      </w:r>
      <w:r w:rsidRPr="00F45CE0">
        <w:rPr>
          <w:rFonts w:cs="Times New Roman"/>
        </w:rPr>
        <w:fldChar w:fldCharType="begin" w:fldLock="1"/>
      </w:r>
      <w:r w:rsidRPr="00F45CE0">
        <w:rPr>
          <w:rFonts w:cs="Times New Roman"/>
        </w:rPr>
        <w:instrText>ADDIN CSL_CITATION {"citationItems":[{"id":"ITEM-1","itemData":{"author":[{"dropping-particle":"","family":"Nayak","given":"Rajib","non-dropping-particle":"","parse-names":false,"suffix":""},{"dropping-particle":"","family":"Singh","given":"Dharamvir","non-dropping-particle":"","parse-names":false,"suffix":""}],"id":"ITEM-1","issue":"7","issued":{"date-parts":[["2024"]]},"page":"1-7","title":"Challenges and Prospects of RFID Implementation in Academic Libraries of Challenges and Prospects of RFID Implementation in Academic Libraries of North East India","type":"article-journal","volume":"5"},"uris":["http://www.mendeley.com/documents/?uuid=e0ea4296-db88-45df-a22d-06dbdf02fb55","http://www.mendeley.com/documents/?uuid=ccf58a1c-812f-4e26-a583-1ce14765dfac"]}],"mendeley":{"formattedCitation":"(Nayak &amp; Singh, 2024)","plainTextFormattedCitation":"(Nayak &amp; Singh, 2024)","previouslyFormattedCitation":"(Nayak &amp; Singh, 2024)"},"properties":{"noteIndex":0},"schema":"https://github.com/citation-style-language/schema/raw/master/csl-citation.json"}</w:instrText>
      </w:r>
      <w:r w:rsidRPr="00F45CE0">
        <w:rPr>
          <w:rFonts w:cs="Times New Roman"/>
        </w:rPr>
        <w:fldChar w:fldCharType="separate"/>
      </w:r>
      <w:r w:rsidRPr="00F45CE0">
        <w:rPr>
          <w:rFonts w:cs="Times New Roman"/>
          <w:noProof/>
        </w:rPr>
        <w:t>(Nayak &amp; Singh, 2024)</w:t>
      </w:r>
      <w:r w:rsidRPr="00F45CE0">
        <w:rPr>
          <w:rFonts w:cs="Times New Roman"/>
        </w:rPr>
        <w:fldChar w:fldCharType="end"/>
      </w:r>
      <w:r w:rsidRPr="00F45CE0">
        <w:rPr>
          <w:rFonts w:cs="Times New Roman"/>
        </w:rPr>
        <w:t xml:space="preserve"> nos explica que la tecnología RFID representa una oportunidad transformadora para la comunidad bibliotecaria, lista para redefinir la gestión bibliotecaria tradicional en los próximos años. Su capacidad para </w:t>
      </w:r>
      <w:r w:rsidR="00FC1238">
        <w:rPr>
          <w:rFonts w:cs="Times New Roman"/>
        </w:rPr>
        <w:t>realizar inventarios a alta velocidad y para identificar de forma eficiente artículos extraviados la convierte</w:t>
      </w:r>
      <w:r w:rsidRPr="00F45CE0">
        <w:rPr>
          <w:rFonts w:cs="Times New Roman"/>
        </w:rPr>
        <w:t xml:space="preserve"> en una herramienta indispensable para las bibliotecas modernas.</w:t>
      </w:r>
    </w:p>
    <w:p w14:paraId="08DD761A" w14:textId="77777777" w:rsidR="00DA239C" w:rsidRPr="00F45CE0" w:rsidRDefault="00DA239C" w:rsidP="00F45CE0">
      <w:pPr>
        <w:ind w:firstLine="708"/>
        <w:rPr>
          <w:rFonts w:cs="Times New Roman"/>
        </w:rPr>
      </w:pPr>
    </w:p>
    <w:p w14:paraId="20DABBD8" w14:textId="5B724583" w:rsidR="0025730A" w:rsidRDefault="0025730A" w:rsidP="0025730A">
      <w:pPr>
        <w:ind w:firstLine="708"/>
        <w:rPr>
          <w:rFonts w:cs="Times New Roman"/>
        </w:rPr>
      </w:pPr>
      <w:r w:rsidRPr="0025730A">
        <w:rPr>
          <w:rFonts w:cs="Times New Roman"/>
        </w:rPr>
        <w:t xml:space="preserve">Las bibliotecas universitarias enfrentan pérdidas de colección, inventarios lentos y errores en </w:t>
      </w:r>
      <w:r w:rsidR="00FC1238">
        <w:rPr>
          <w:rFonts w:cs="Times New Roman"/>
        </w:rPr>
        <w:t>elevan los</w:t>
      </w:r>
      <w:r w:rsidRPr="0025730A">
        <w:rPr>
          <w:rFonts w:cs="Times New Roman"/>
        </w:rPr>
        <w:t xml:space="preserve"> costos operativos y deterioran la experiencia del usuario. Las soluciones con códigos de barras requieren línea de </w:t>
      </w:r>
      <w:r w:rsidR="00FC1238">
        <w:rPr>
          <w:rFonts w:cs="Times New Roman"/>
        </w:rPr>
        <w:t>visión</w:t>
      </w:r>
      <w:r w:rsidR="00FC1238" w:rsidRPr="0025730A">
        <w:rPr>
          <w:rFonts w:cs="Times New Roman"/>
        </w:rPr>
        <w:t xml:space="preserve"> </w:t>
      </w:r>
      <w:r w:rsidRPr="0025730A">
        <w:rPr>
          <w:rFonts w:cs="Times New Roman"/>
        </w:rPr>
        <w:t xml:space="preserve">y escaneo individual, lo que limita la eficiencia en estantes y controles de salida. Aunque RFID ha mostrado mejoras en trazabilidad, autoservicio e inventario, su desempeño depende de la banda (HF/UHF), la orientación de </w:t>
      </w:r>
      <w:r w:rsidR="00FC1238">
        <w:rPr>
          <w:rFonts w:cs="Times New Roman"/>
        </w:rPr>
        <w:t xml:space="preserve">las </w:t>
      </w:r>
      <w:r w:rsidRPr="0025730A">
        <w:rPr>
          <w:rFonts w:cs="Times New Roman"/>
        </w:rPr>
        <w:t xml:space="preserve">etiquetas, los materiales y la integración con el SIGB; además, persisten barreras </w:t>
      </w:r>
      <w:r w:rsidR="00FC1238">
        <w:rPr>
          <w:rFonts w:cs="Times New Roman"/>
        </w:rPr>
        <w:t>en el costo total de propiedad, la estandarización y la</w:t>
      </w:r>
      <w:r w:rsidRPr="0025730A">
        <w:rPr>
          <w:rFonts w:cs="Times New Roman"/>
        </w:rPr>
        <w:t xml:space="preserve"> privacidad. En nuestro contexto, no existe un diseño específico que optimice simultáneamente la circulación segura (HF, mostradores/portales) y el inventario rápido en </w:t>
      </w:r>
      <w:r w:rsidRPr="0025730A">
        <w:rPr>
          <w:rFonts w:cs="Times New Roman"/>
        </w:rPr>
        <w:lastRenderedPageBreak/>
        <w:t xml:space="preserve">estanterías (UHF) con alta tasa de acierto en lomos apilados y anti-colisión, interoperando con el SIGB. Este proyecto aborda dicha brecha mediante el diseño y validación de un sistema RFID para control e identificación </w:t>
      </w:r>
      <w:r w:rsidR="00FC1238">
        <w:rPr>
          <w:rFonts w:cs="Times New Roman"/>
        </w:rPr>
        <w:t>eficientes</w:t>
      </w:r>
      <w:r w:rsidR="00FC1238" w:rsidRPr="0025730A">
        <w:rPr>
          <w:rFonts w:cs="Times New Roman"/>
        </w:rPr>
        <w:t xml:space="preserve"> </w:t>
      </w:r>
      <w:r w:rsidRPr="0025730A">
        <w:rPr>
          <w:rFonts w:cs="Times New Roman"/>
        </w:rPr>
        <w:t>de libros, con metas de reducción de tiempos de inventario, incremento de tasas de lectura y disminución de pérdidas</w:t>
      </w:r>
      <w:r>
        <w:rPr>
          <w:rFonts w:cs="Times New Roman"/>
        </w:rPr>
        <w:t>.</w:t>
      </w:r>
    </w:p>
    <w:p w14:paraId="65F82238" w14:textId="77777777" w:rsidR="00DA239C" w:rsidRDefault="00DA239C" w:rsidP="0025730A">
      <w:pPr>
        <w:ind w:firstLine="708"/>
        <w:rPr>
          <w:rFonts w:cs="Times New Roman"/>
        </w:rPr>
      </w:pPr>
    </w:p>
    <w:p w14:paraId="07BDA856" w14:textId="23082A86" w:rsidR="003B10FD" w:rsidRDefault="003B10FD" w:rsidP="003B10FD">
      <w:pPr>
        <w:ind w:firstLine="708"/>
        <w:rPr>
          <w:rFonts w:cs="Times New Roman"/>
        </w:rPr>
      </w:pPr>
      <w:r w:rsidRPr="00C400D3">
        <w:rPr>
          <w:rFonts w:cs="Times New Roman"/>
        </w:rPr>
        <w:t xml:space="preserve">Asimismo, investigaciones recientes han demostrado la viabilidad de integrar tecnologías de Internet de las Cosas (IoT) con RFID para optimizar los sistemas de gestión bibliotecaria. En este sentido, </w:t>
      </w:r>
      <w:r w:rsidR="00175EC2" w:rsidRPr="00211DCC">
        <w:rPr>
          <w:rFonts w:cs="Times New Roman"/>
          <w:noProof/>
        </w:rPr>
        <w:t>Olakunle</w:t>
      </w:r>
      <w:r w:rsidRPr="00C400D3">
        <w:rPr>
          <w:rFonts w:cs="Times New Roman"/>
        </w:rPr>
        <w:t xml:space="preserve"> et al. (2025) desarrollaron e implementaron un sistema de biblioteca basado en IoT que integra etiquetas RFID en los libros, lectores de radiofrecuencia y una base de datos central para automatizar los procesos de préstamo, devolución y seguimiento del material bibliográfico. El sistema fue implementado en una biblioteca universitaria en Nigeria y permitió mejorar significativamente la eficiencia operativa, reducir los tiempos de transacción y aumentar la precisión en la gestión del inventario. Los resultados obtenidos evidenciaron que más del 90 % de los usuarios percibieron el proceso de préstamo como más rápido y conveniente </w:t>
      </w:r>
      <w:r w:rsidR="00FC1238">
        <w:rPr>
          <w:rFonts w:cs="Times New Roman"/>
        </w:rPr>
        <w:t>que</w:t>
      </w:r>
      <w:r w:rsidRPr="00C400D3">
        <w:rPr>
          <w:rFonts w:cs="Times New Roman"/>
        </w:rPr>
        <w:t xml:space="preserve"> el sistema tradicional, además de reportarse mejoras en la experiencia del usuario y en el control de los recursos bibliográficos (</w:t>
      </w:r>
      <w:r w:rsidR="00175EC2" w:rsidRPr="00211DCC">
        <w:rPr>
          <w:rFonts w:cs="Times New Roman"/>
          <w:noProof/>
        </w:rPr>
        <w:t xml:space="preserve">Olakunle </w:t>
      </w:r>
      <w:r w:rsidRPr="00C400D3">
        <w:rPr>
          <w:rFonts w:cs="Times New Roman"/>
        </w:rPr>
        <w:t xml:space="preserve">et al., 2025). Estos hallazgos refuerzan la idea de que la adopción de RFID en entornos bibliotecarios no solo moderniza los procesos de circulación, sino que también contribuye a la automatización, </w:t>
      </w:r>
      <w:r w:rsidR="00FC1238">
        <w:rPr>
          <w:rFonts w:cs="Times New Roman"/>
        </w:rPr>
        <w:t>a la trazabilidad de los libros y a</w:t>
      </w:r>
      <w:r w:rsidRPr="00C400D3">
        <w:rPr>
          <w:rFonts w:cs="Times New Roman"/>
        </w:rPr>
        <w:t xml:space="preserve"> la optimización de los servicios bibliotecarios en contextos académicos</w:t>
      </w:r>
      <w:r>
        <w:rPr>
          <w:rFonts w:cs="Times New Roman"/>
        </w:rPr>
        <w:t>.</w:t>
      </w:r>
    </w:p>
    <w:p w14:paraId="3885DDDE" w14:textId="77777777" w:rsidR="00DA239C" w:rsidRDefault="00DA239C" w:rsidP="003B10FD">
      <w:pPr>
        <w:ind w:firstLine="708"/>
        <w:rPr>
          <w:rFonts w:cs="Times New Roman"/>
        </w:rPr>
      </w:pPr>
    </w:p>
    <w:p w14:paraId="11EF9B59" w14:textId="76AFF4DC" w:rsidR="003B10FD" w:rsidRDefault="00EA6D86" w:rsidP="003B10FD">
      <w:pPr>
        <w:ind w:firstLine="708"/>
        <w:rPr>
          <w:rFonts w:cs="Times New Roman"/>
        </w:rPr>
      </w:pPr>
      <w:r>
        <w:rPr>
          <w:rFonts w:cs="Times New Roman"/>
        </w:rPr>
        <w:t>Por último</w:t>
      </w:r>
      <w:r w:rsidR="003B10FD" w:rsidRPr="00C87672">
        <w:rPr>
          <w:rFonts w:cs="Times New Roman"/>
        </w:rPr>
        <w:t xml:space="preserve">, el desarrollo de bibliotecas digitales y </w:t>
      </w:r>
      <w:r w:rsidR="00FC1238">
        <w:rPr>
          <w:rFonts w:cs="Times New Roman"/>
        </w:rPr>
        <w:t>de plataformas de acceso abierto ha cobrado</w:t>
      </w:r>
      <w:r w:rsidR="003B10FD" w:rsidRPr="00C87672">
        <w:rPr>
          <w:rFonts w:cs="Times New Roman"/>
        </w:rPr>
        <w:t xml:space="preserve"> gran relevancia en los últimos años. Un ejemplo de ello es la National Digital Library of India (NDLI), una iniciativa orientada a integrar recursos educativos y académicos en una única plataforma digital que facilite el acceso al conocimiento a estudiantes, investigadores y docentes. Este proyecto busca consolidar colecciones provenientes de múltiples instituciones y ofrecer servicios de búsqueda, organización y acceso a grandes volúmenes de información digital, contribuyendo al fortalecimiento de los ecosistemas de conocimiento y aprendizaje en entornos académicos. Estas iniciativas evidencian cómo las bibliotecas modernas no solo evolucionan en la gestión de recursos físicos, sino también en la integración de plataformas digitales que amplían el acceso a la información y complementan los servicios bibliotecarios tradicionales (NDLI, 2025).</w:t>
      </w:r>
    </w:p>
    <w:p w14:paraId="30277056" w14:textId="77777777" w:rsidR="003B10FD" w:rsidRDefault="003B10FD" w:rsidP="00DD4FCE">
      <w:pPr>
        <w:rPr>
          <w:rFonts w:cs="Times New Roman"/>
        </w:rPr>
      </w:pPr>
    </w:p>
    <w:p w14:paraId="07DB85A2" w14:textId="78B527E3" w:rsidR="00DD4FCE" w:rsidRPr="00DD4FCE" w:rsidRDefault="00DD4FCE" w:rsidP="00913F73">
      <w:pPr>
        <w:ind w:firstLine="708"/>
        <w:rPr>
          <w:rFonts w:cs="Times New Roman"/>
        </w:rPr>
      </w:pPr>
      <w:r w:rsidRPr="00DD4FCE">
        <w:rPr>
          <w:rFonts w:cs="Times New Roman"/>
        </w:rPr>
        <w:t>La literatura internacional reporta tasas de efectividad superiores</w:t>
      </w:r>
      <w:r>
        <w:rPr>
          <w:rFonts w:cs="Times New Roman"/>
        </w:rPr>
        <w:t xml:space="preserve"> </w:t>
      </w:r>
      <w:r w:rsidRPr="00DD4FCE">
        <w:rPr>
          <w:rFonts w:cs="Times New Roman"/>
        </w:rPr>
        <w:t xml:space="preserve">al </w:t>
      </w:r>
      <w:r>
        <w:rPr>
          <w:rFonts w:cs="Times New Roman"/>
        </w:rPr>
        <w:t>90 %</w:t>
      </w:r>
      <w:r w:rsidRPr="00DD4FCE">
        <w:rPr>
          <w:rFonts w:cs="Times New Roman"/>
        </w:rPr>
        <w:t xml:space="preserve"> en sistemas RFID para bibliotecas universitarias, pero casi</w:t>
      </w:r>
      <w:r>
        <w:rPr>
          <w:rFonts w:cs="Times New Roman"/>
        </w:rPr>
        <w:t xml:space="preserve"> </w:t>
      </w:r>
      <w:r w:rsidRPr="00DD4FCE">
        <w:rPr>
          <w:rFonts w:cs="Times New Roman"/>
        </w:rPr>
        <w:t>todos esos diseños optimizan una sola banda de frecuencia. Esto no</w:t>
      </w:r>
      <w:r>
        <w:rPr>
          <w:rFonts w:cs="Times New Roman"/>
        </w:rPr>
        <w:t xml:space="preserve"> </w:t>
      </w:r>
      <w:r w:rsidRPr="00DD4FCE">
        <w:rPr>
          <w:rFonts w:cs="Times New Roman"/>
        </w:rPr>
        <w:t>es un detalle menor: la banda HF funciona bien en portales de</w:t>
      </w:r>
      <w:r>
        <w:rPr>
          <w:rFonts w:cs="Times New Roman"/>
        </w:rPr>
        <w:t xml:space="preserve"> </w:t>
      </w:r>
      <w:r w:rsidRPr="00DD4FCE">
        <w:rPr>
          <w:rFonts w:cs="Times New Roman"/>
        </w:rPr>
        <w:t>seguridad, donde la distancia de lectura es corta y controlada,</w:t>
      </w:r>
      <w:r>
        <w:rPr>
          <w:rFonts w:cs="Times New Roman"/>
        </w:rPr>
        <w:t xml:space="preserve"> </w:t>
      </w:r>
      <w:r w:rsidRPr="00DD4FCE">
        <w:rPr>
          <w:rFonts w:cs="Times New Roman"/>
        </w:rPr>
        <w:t>mientras que la UHF reduce el tiempo de inventario en estanterías</w:t>
      </w:r>
    </w:p>
    <w:p w14:paraId="6A030046" w14:textId="726DD028" w:rsidR="00DD4FCE" w:rsidRPr="00DD4FCE" w:rsidRDefault="00DD4FCE" w:rsidP="00DD4FCE">
      <w:pPr>
        <w:rPr>
          <w:rFonts w:cs="Times New Roman"/>
        </w:rPr>
      </w:pPr>
      <w:r w:rsidRPr="00DD4FCE">
        <w:rPr>
          <w:rFonts w:cs="Times New Roman"/>
        </w:rPr>
        <w:t>porque lee varios ítems simultáneamente a mayor distancia. Usar una</w:t>
      </w:r>
      <w:r>
        <w:rPr>
          <w:rFonts w:cs="Times New Roman"/>
        </w:rPr>
        <w:t xml:space="preserve"> </w:t>
      </w:r>
      <w:r w:rsidRPr="00DD4FCE">
        <w:rPr>
          <w:rFonts w:cs="Times New Roman"/>
        </w:rPr>
        <w:t>sola banda obliga a sacrificar una de las dos funciones.</w:t>
      </w:r>
    </w:p>
    <w:p w14:paraId="102E770B" w14:textId="77777777" w:rsidR="00DD4FCE" w:rsidRPr="00DD4FCE" w:rsidRDefault="00DD4FCE" w:rsidP="00DD4FCE">
      <w:pPr>
        <w:rPr>
          <w:rFonts w:cs="Times New Roman"/>
        </w:rPr>
      </w:pPr>
    </w:p>
    <w:p w14:paraId="5C861A04" w14:textId="09B75B38" w:rsidR="00DD4FCE" w:rsidRPr="00DD4FCE" w:rsidRDefault="00DD4FCE" w:rsidP="00913F73">
      <w:pPr>
        <w:ind w:firstLine="708"/>
        <w:rPr>
          <w:rFonts w:cs="Times New Roman"/>
        </w:rPr>
      </w:pPr>
      <w:r w:rsidRPr="00DD4FCE">
        <w:rPr>
          <w:rFonts w:cs="Times New Roman"/>
        </w:rPr>
        <w:t>En Medellín</w:t>
      </w:r>
      <w:r>
        <w:rPr>
          <w:rFonts w:cs="Times New Roman"/>
        </w:rPr>
        <w:t>, el panorama muestra esa misma tensión de</w:t>
      </w:r>
      <w:r w:rsidRPr="00DD4FCE">
        <w:rPr>
          <w:rFonts w:cs="Times New Roman"/>
        </w:rPr>
        <w:t xml:space="preserve"> forma concreta.</w:t>
      </w:r>
      <w:r>
        <w:rPr>
          <w:rFonts w:cs="Times New Roman"/>
        </w:rPr>
        <w:t xml:space="preserve"> </w:t>
      </w:r>
      <w:r w:rsidRPr="00DD4FCE">
        <w:rPr>
          <w:rFonts w:cs="Times New Roman"/>
        </w:rPr>
        <w:t>Instituciones como la IUSH y el ITM conservan procesos manuales</w:t>
      </w:r>
      <w:r>
        <w:rPr>
          <w:rFonts w:cs="Times New Roman"/>
        </w:rPr>
        <w:t xml:space="preserve"> </w:t>
      </w:r>
      <w:r w:rsidRPr="00DD4FCE">
        <w:rPr>
          <w:rFonts w:cs="Times New Roman"/>
        </w:rPr>
        <w:t>porque el costo de una migración completa no se justifica con los</w:t>
      </w:r>
      <w:r>
        <w:rPr>
          <w:rFonts w:cs="Times New Roman"/>
        </w:rPr>
        <w:t xml:space="preserve"> </w:t>
      </w:r>
      <w:r w:rsidRPr="00DD4FCE">
        <w:rPr>
          <w:rFonts w:cs="Times New Roman"/>
        </w:rPr>
        <w:t>sistemas disponibles; otras bibliotecas que sí adoptaron RFID</w:t>
      </w:r>
      <w:r>
        <w:rPr>
          <w:rFonts w:cs="Times New Roman"/>
        </w:rPr>
        <w:t xml:space="preserve"> </w:t>
      </w:r>
      <w:r w:rsidRPr="00DD4FCE">
        <w:rPr>
          <w:rFonts w:cs="Times New Roman"/>
        </w:rPr>
        <w:t>reportan fallas de lectura atribuibles a que las antenas instaladas</w:t>
      </w:r>
      <w:r>
        <w:rPr>
          <w:rFonts w:cs="Times New Roman"/>
        </w:rPr>
        <w:t xml:space="preserve"> </w:t>
      </w:r>
      <w:r w:rsidRPr="00DD4FCE">
        <w:rPr>
          <w:rFonts w:cs="Times New Roman"/>
        </w:rPr>
        <w:t xml:space="preserve">no fueron diseñadas para los materiales específicos de </w:t>
      </w:r>
      <w:r>
        <w:rPr>
          <w:rFonts w:cs="Times New Roman"/>
        </w:rPr>
        <w:t>sus colecciones</w:t>
      </w:r>
      <w:r w:rsidRPr="00DD4FCE">
        <w:rPr>
          <w:rFonts w:cs="Times New Roman"/>
        </w:rPr>
        <w:t>.</w:t>
      </w:r>
      <w:r>
        <w:rPr>
          <w:rFonts w:cs="Times New Roman"/>
        </w:rPr>
        <w:t xml:space="preserve"> </w:t>
      </w:r>
      <w:r w:rsidRPr="00DD4FCE">
        <w:rPr>
          <w:rFonts w:cs="Times New Roman"/>
        </w:rPr>
        <w:t>El problema, en ambos casos, es el mismo: no existe un diseño de</w:t>
      </w:r>
      <w:r>
        <w:rPr>
          <w:rFonts w:cs="Times New Roman"/>
        </w:rPr>
        <w:t xml:space="preserve"> </w:t>
      </w:r>
      <w:r w:rsidRPr="00DD4FCE">
        <w:rPr>
          <w:rFonts w:cs="Times New Roman"/>
        </w:rPr>
        <w:t>antena que atienda simultáneamente la circulación en portales y el</w:t>
      </w:r>
      <w:r>
        <w:rPr>
          <w:rFonts w:cs="Times New Roman"/>
        </w:rPr>
        <w:t xml:space="preserve"> </w:t>
      </w:r>
      <w:r w:rsidRPr="00DD4FCE">
        <w:rPr>
          <w:rFonts w:cs="Times New Roman"/>
        </w:rPr>
        <w:t>inventario en sala, e interopere con el sistema de gestión</w:t>
      </w:r>
      <w:r>
        <w:rPr>
          <w:rFonts w:cs="Times New Roman"/>
        </w:rPr>
        <w:t xml:space="preserve"> </w:t>
      </w:r>
      <w:r w:rsidRPr="00DD4FCE">
        <w:rPr>
          <w:rFonts w:cs="Times New Roman"/>
        </w:rPr>
        <w:t>bibliotecaria local.</w:t>
      </w:r>
    </w:p>
    <w:p w14:paraId="1FA0F0E9" w14:textId="77777777" w:rsidR="00DD4FCE" w:rsidRPr="00DD4FCE" w:rsidRDefault="00DD4FCE" w:rsidP="00DD4FCE">
      <w:pPr>
        <w:rPr>
          <w:rFonts w:cs="Times New Roman"/>
        </w:rPr>
      </w:pPr>
    </w:p>
    <w:p w14:paraId="1F4A6F86" w14:textId="3E098E70" w:rsidR="00DD4FCE" w:rsidRDefault="00DD4FCE" w:rsidP="001439D6">
      <w:pPr>
        <w:ind w:firstLine="708"/>
        <w:rPr>
          <w:rFonts w:cs="Times New Roman"/>
        </w:rPr>
      </w:pPr>
      <w:r w:rsidRPr="00DD4FCE">
        <w:rPr>
          <w:rFonts w:cs="Times New Roman"/>
        </w:rPr>
        <w:t>Este trabajo aborda ese punto. Se propone un diseño de antena</w:t>
      </w:r>
      <w:r>
        <w:rPr>
          <w:rFonts w:cs="Times New Roman"/>
        </w:rPr>
        <w:t xml:space="preserve"> </w:t>
      </w:r>
      <w:r w:rsidRPr="00DD4FCE">
        <w:rPr>
          <w:rFonts w:cs="Times New Roman"/>
        </w:rPr>
        <w:t>multibanda que opere en HF y UHF, calibrado para los materiales de</w:t>
      </w:r>
      <w:r>
        <w:rPr>
          <w:rFonts w:cs="Times New Roman"/>
        </w:rPr>
        <w:t xml:space="preserve"> </w:t>
      </w:r>
      <w:r w:rsidRPr="00DD4FCE">
        <w:rPr>
          <w:rFonts w:cs="Times New Roman"/>
        </w:rPr>
        <w:t xml:space="preserve">la colección de la IUSH e integrado directamente </w:t>
      </w:r>
      <w:r w:rsidR="001439D6">
        <w:rPr>
          <w:rFonts w:cs="Times New Roman"/>
        </w:rPr>
        <w:t xml:space="preserve">con su plataforma de gestión bibliotecaria. </w:t>
      </w:r>
    </w:p>
    <w:p w14:paraId="5353ECAD" w14:textId="77777777" w:rsidR="00DD4FCE" w:rsidRDefault="00DD4FCE" w:rsidP="00913F73">
      <w:pPr>
        <w:rPr>
          <w:rFonts w:cs="Times New Roman"/>
        </w:rPr>
      </w:pPr>
    </w:p>
    <w:p w14:paraId="48B2A055" w14:textId="77777777" w:rsidR="003B10FD" w:rsidRPr="0025730A" w:rsidRDefault="003B10FD" w:rsidP="0025730A">
      <w:pPr>
        <w:ind w:firstLine="708"/>
        <w:rPr>
          <w:rFonts w:cs="Times New Roman"/>
        </w:rPr>
      </w:pPr>
    </w:p>
    <w:p w14:paraId="2630A1BC" w14:textId="6C9813F2" w:rsidR="000F2962" w:rsidRDefault="000F2962" w:rsidP="3E27667B">
      <w:pPr>
        <w:pStyle w:val="PrrAPA"/>
      </w:pPr>
    </w:p>
    <w:p w14:paraId="456AEC30" w14:textId="77777777" w:rsidR="000A7963" w:rsidRDefault="000A7963" w:rsidP="000A7963">
      <w:pPr>
        <w:rPr>
          <w:b/>
        </w:rPr>
      </w:pPr>
      <w:bookmarkStart w:id="22" w:name="_Toc440985128"/>
    </w:p>
    <w:p w14:paraId="6F16849A" w14:textId="77777777" w:rsidR="00DB587B" w:rsidRDefault="00DB587B" w:rsidP="000A7963">
      <w:pPr>
        <w:rPr>
          <w:b/>
        </w:rPr>
      </w:pPr>
    </w:p>
    <w:p w14:paraId="7662B54B" w14:textId="77777777" w:rsidR="00DB587B" w:rsidRDefault="00DB587B" w:rsidP="000A7963">
      <w:pPr>
        <w:rPr>
          <w:b/>
        </w:rPr>
      </w:pPr>
    </w:p>
    <w:p w14:paraId="5AFCCB4E" w14:textId="77777777" w:rsidR="000A7963" w:rsidRDefault="000A7963" w:rsidP="000A7963">
      <w:pPr>
        <w:rPr>
          <w:b/>
        </w:rPr>
      </w:pPr>
    </w:p>
    <w:p w14:paraId="56F9E49A" w14:textId="77777777" w:rsidR="000A7963" w:rsidRDefault="000A7963" w:rsidP="000A7963">
      <w:pPr>
        <w:rPr>
          <w:b/>
        </w:rPr>
      </w:pPr>
    </w:p>
    <w:p w14:paraId="3AE92D16" w14:textId="77777777" w:rsidR="000A7963" w:rsidRDefault="000A7963" w:rsidP="000A7963">
      <w:pPr>
        <w:rPr>
          <w:b/>
        </w:rPr>
      </w:pPr>
    </w:p>
    <w:p w14:paraId="38573DAA" w14:textId="77777777" w:rsidR="000A7963" w:rsidRDefault="000A7963" w:rsidP="000A7963">
      <w:pPr>
        <w:rPr>
          <w:b/>
        </w:rPr>
      </w:pPr>
    </w:p>
    <w:p w14:paraId="4F90AF43" w14:textId="77777777" w:rsidR="000A7963" w:rsidRDefault="000A7963" w:rsidP="000A7963">
      <w:pPr>
        <w:rPr>
          <w:b/>
        </w:rPr>
      </w:pPr>
    </w:p>
    <w:p w14:paraId="2DC1FE90" w14:textId="77777777" w:rsidR="000A7963" w:rsidRDefault="000A7963" w:rsidP="00DB587B">
      <w:pPr>
        <w:rPr>
          <w:b/>
        </w:rPr>
      </w:pPr>
    </w:p>
    <w:p w14:paraId="60D04780" w14:textId="0D031211" w:rsidR="00115036" w:rsidRPr="001A5143" w:rsidRDefault="00115036" w:rsidP="7111CADC">
      <w:pPr>
        <w:jc w:val="center"/>
        <w:rPr>
          <w:b/>
          <w:bCs/>
        </w:rPr>
      </w:pPr>
      <w:r w:rsidRPr="7111CADC">
        <w:rPr>
          <w:b/>
          <w:bCs/>
        </w:rPr>
        <w:t>2 Justificación</w:t>
      </w:r>
      <w:bookmarkEnd w:id="22"/>
    </w:p>
    <w:p w14:paraId="09735E45" w14:textId="77777777" w:rsidR="001A5143" w:rsidRDefault="001A5143" w:rsidP="00D3430F">
      <w:pPr>
        <w:ind w:firstLine="708"/>
        <w:rPr>
          <w:rFonts w:cs="Times New Roman"/>
          <w:szCs w:val="24"/>
        </w:rPr>
      </w:pPr>
    </w:p>
    <w:p w14:paraId="7D7FFFD9" w14:textId="568CAFE3" w:rsidR="00537B33" w:rsidRDefault="00537B33" w:rsidP="00537B33">
      <w:r>
        <w:t xml:space="preserve">Las bibliotecas han representado y siguen representando uno de los principales espacios </w:t>
      </w:r>
      <w:r w:rsidR="0085388C">
        <w:t>de</w:t>
      </w:r>
      <w:r>
        <w:t xml:space="preserve"> acceso a </w:t>
      </w:r>
      <w:r w:rsidR="00FA2238">
        <w:t xml:space="preserve">la </w:t>
      </w:r>
      <w:r>
        <w:t xml:space="preserve">información, </w:t>
      </w:r>
      <w:r w:rsidRPr="00AA7592">
        <w:t>con diferentes fines, como la investigación</w:t>
      </w:r>
      <w:r>
        <w:t>, la formación académica o el entretenimiento personal. En la ciudad de Medellín, las bibliotecas públicas, al igual que las bibliotecas pertenecientes a instituciones de educación superior, cumplen un papel fundamental en los procesos de formación, tanto personal como educativa de las personas, esto sin dejar de lado los procesos culturales, aunque los avances en la tecnología se presentan en diferentes lugares de la ciudad, muchas de las bibliotecas públicas al igual que las bibliotecas de instituciones privadas aún continúan utilizando métodos tradicionales para el control, préstamo e inventario de libros, esta situación genera demoras en los procesos esto, significando pérdida de tiempo, generando así, retrasos en los tiempos de respuesta a las necesidades de los usuarios o los requerimientos internos de cada biblioteca al generar una menor eficiencia operativa por parte del personal de la biblioteca.</w:t>
      </w:r>
    </w:p>
    <w:p w14:paraId="32871F45" w14:textId="3E990510" w:rsidR="00537B33" w:rsidRDefault="00537B33" w:rsidP="00537B33">
      <w:r>
        <w:t xml:space="preserve">Ante esta problemática, surge la necesidad de implementar soluciones basadas en tecnologías </w:t>
      </w:r>
      <w:r w:rsidR="0085388C">
        <w:t>RFID para</w:t>
      </w:r>
      <w:r>
        <w:t xml:space="preserve"> optimizar los procesos. En este contexto, la tecnología RFID</w:t>
      </w:r>
      <w:r w:rsidR="0085388C">
        <w:t xml:space="preserve"> se presenta como una alternativa eficiente, ya que permite realizar procesos de identificación de forma automática mediante etiquetas. Gracias a esto, se reduce el tiempo, ya que no es necesaria una intervención manual. Esto</w:t>
      </w:r>
      <w:r>
        <w:t xml:space="preserve"> nos aumenta la rapidez y precisión en la gestión de la información, reduciendo errores.</w:t>
      </w:r>
    </w:p>
    <w:p w14:paraId="04C7623A" w14:textId="77777777" w:rsidR="00537B33" w:rsidRDefault="00537B33" w:rsidP="00537B33">
      <w:r>
        <w:t>La importancia de este proyecto es contribuir a la modernización tecnológica de las bibliotecas, pudiendo facilitar actividades cotidianas dentro de estas mismas, además de esto también se disminuyen los errores humanos, optimizando tiempos y mejorar la experiencia tanto de los usuarios como del personal encargado de la biblioteca.</w:t>
      </w:r>
    </w:p>
    <w:p w14:paraId="68577067" w14:textId="77777777" w:rsidR="00537B33" w:rsidRDefault="00537B33" w:rsidP="00D3430F">
      <w:pPr>
        <w:ind w:firstLine="708"/>
        <w:rPr>
          <w:rFonts w:cs="Times New Roman"/>
          <w:szCs w:val="24"/>
        </w:rPr>
      </w:pPr>
    </w:p>
    <w:p w14:paraId="5BD7DA08" w14:textId="77777777" w:rsidR="000F2962" w:rsidRDefault="000F2962" w:rsidP="00257918">
      <w:pPr>
        <w:rPr>
          <w:rFonts w:cs="Times New Roman"/>
          <w:b/>
          <w:szCs w:val="24"/>
        </w:rPr>
      </w:pPr>
    </w:p>
    <w:p w14:paraId="02D457B3" w14:textId="77777777" w:rsidR="000F2962" w:rsidRDefault="000F2962" w:rsidP="00257918">
      <w:pPr>
        <w:rPr>
          <w:rFonts w:cs="Times New Roman"/>
          <w:b/>
          <w:szCs w:val="24"/>
        </w:rPr>
      </w:pPr>
    </w:p>
    <w:p w14:paraId="27352BFF" w14:textId="77777777" w:rsidR="000F2962" w:rsidRDefault="000F2962" w:rsidP="00257918">
      <w:pPr>
        <w:rPr>
          <w:rFonts w:cs="Times New Roman"/>
          <w:b/>
          <w:szCs w:val="24"/>
        </w:rPr>
      </w:pPr>
    </w:p>
    <w:p w14:paraId="3DE5916F" w14:textId="77777777" w:rsidR="000F2962" w:rsidRDefault="000F2962" w:rsidP="00257918">
      <w:pPr>
        <w:rPr>
          <w:rFonts w:cs="Times New Roman"/>
          <w:b/>
          <w:szCs w:val="24"/>
        </w:rPr>
      </w:pPr>
    </w:p>
    <w:p w14:paraId="2B0917DB" w14:textId="77777777" w:rsidR="000F2962" w:rsidRDefault="000F2962" w:rsidP="00257918">
      <w:pPr>
        <w:rPr>
          <w:rFonts w:cs="Times New Roman"/>
          <w:b/>
          <w:szCs w:val="24"/>
        </w:rPr>
      </w:pPr>
    </w:p>
    <w:p w14:paraId="16E4FFCF" w14:textId="77777777" w:rsidR="000F2962" w:rsidRDefault="000F2962" w:rsidP="00257918">
      <w:pPr>
        <w:rPr>
          <w:rFonts w:cs="Times New Roman"/>
          <w:b/>
          <w:szCs w:val="24"/>
        </w:rPr>
      </w:pPr>
    </w:p>
    <w:p w14:paraId="6A36541B" w14:textId="77777777" w:rsidR="000F2962" w:rsidRDefault="000F2962" w:rsidP="00257918">
      <w:pPr>
        <w:rPr>
          <w:rFonts w:cs="Times New Roman"/>
          <w:b/>
          <w:szCs w:val="24"/>
        </w:rPr>
      </w:pPr>
    </w:p>
    <w:p w14:paraId="2F1EAD8F" w14:textId="77777777" w:rsidR="007B5A46" w:rsidRDefault="007B5A46" w:rsidP="00285913">
      <w:pPr>
        <w:jc w:val="center"/>
        <w:rPr>
          <w:b/>
        </w:rPr>
      </w:pPr>
      <w:bookmarkStart w:id="23" w:name="_Toc440985129"/>
    </w:p>
    <w:p w14:paraId="6780DEB8" w14:textId="77777777" w:rsidR="00022FF2" w:rsidRDefault="00022FF2" w:rsidP="00285913">
      <w:pPr>
        <w:jc w:val="center"/>
        <w:rPr>
          <w:b/>
        </w:rPr>
      </w:pPr>
    </w:p>
    <w:p w14:paraId="4CEDABE2" w14:textId="77777777" w:rsidR="00022FF2" w:rsidRDefault="00022FF2" w:rsidP="00285913">
      <w:pPr>
        <w:jc w:val="center"/>
        <w:rPr>
          <w:b/>
        </w:rPr>
      </w:pPr>
    </w:p>
    <w:p w14:paraId="2F039A55" w14:textId="77777777" w:rsidR="007F0C54" w:rsidRDefault="007F0C54" w:rsidP="00285913">
      <w:pPr>
        <w:jc w:val="center"/>
        <w:rPr>
          <w:b/>
        </w:rPr>
      </w:pPr>
    </w:p>
    <w:p w14:paraId="391552F8" w14:textId="77777777" w:rsidR="00F71EB9" w:rsidRDefault="00F71EB9">
      <w:pPr>
        <w:spacing w:after="160" w:line="259" w:lineRule="auto"/>
        <w:jc w:val="left"/>
        <w:rPr>
          <w:b/>
        </w:rPr>
      </w:pPr>
      <w:r>
        <w:rPr>
          <w:b/>
        </w:rPr>
        <w:br w:type="page"/>
      </w:r>
    </w:p>
    <w:p w14:paraId="6B8DF6BE" w14:textId="107379D3" w:rsidR="00257918" w:rsidRDefault="00115036" w:rsidP="7111CADC">
      <w:pPr>
        <w:jc w:val="center"/>
        <w:rPr>
          <w:b/>
          <w:bCs/>
        </w:rPr>
      </w:pPr>
      <w:r w:rsidRPr="7111CADC">
        <w:rPr>
          <w:b/>
          <w:bCs/>
        </w:rPr>
        <w:lastRenderedPageBreak/>
        <w:t>3 Objetivos</w:t>
      </w:r>
      <w:bookmarkEnd w:id="23"/>
    </w:p>
    <w:p w14:paraId="5D6E22EC" w14:textId="77777777" w:rsidR="001A5143" w:rsidRPr="001A5143" w:rsidRDefault="001A5143" w:rsidP="001A5143">
      <w:pPr>
        <w:rPr>
          <w:b/>
        </w:rPr>
      </w:pPr>
    </w:p>
    <w:p w14:paraId="4691D4BB" w14:textId="5B504876" w:rsidR="00115036" w:rsidRDefault="00115036" w:rsidP="001A5143">
      <w:pPr>
        <w:rPr>
          <w:b/>
        </w:rPr>
      </w:pPr>
      <w:bookmarkStart w:id="24" w:name="_Toc440985130"/>
      <w:r w:rsidRPr="001A5143">
        <w:rPr>
          <w:b/>
        </w:rPr>
        <w:t xml:space="preserve">3.1 Objetivo </w:t>
      </w:r>
      <w:r w:rsidR="00361755" w:rsidRPr="001A5143">
        <w:rPr>
          <w:b/>
        </w:rPr>
        <w:t>g</w:t>
      </w:r>
      <w:r w:rsidRPr="001A5143">
        <w:rPr>
          <w:b/>
        </w:rPr>
        <w:t>eneral</w:t>
      </w:r>
      <w:bookmarkEnd w:id="24"/>
    </w:p>
    <w:p w14:paraId="3E7184E8" w14:textId="77777777" w:rsidR="00BD255D" w:rsidRPr="001A5143" w:rsidRDefault="00BD255D" w:rsidP="001A5143">
      <w:pPr>
        <w:rPr>
          <w:b/>
        </w:rPr>
      </w:pPr>
    </w:p>
    <w:p w14:paraId="391DAED5" w14:textId="709F8BC6" w:rsidR="00BD255D" w:rsidRPr="00BD255D" w:rsidRDefault="00BD255D" w:rsidP="00BD255D">
      <w:pPr>
        <w:rPr>
          <w:rFonts w:cs="Times New Roman"/>
          <w:szCs w:val="24"/>
        </w:rPr>
      </w:pPr>
      <w:r w:rsidRPr="00BD255D">
        <w:rPr>
          <w:rFonts w:cs="Times New Roman"/>
          <w:szCs w:val="24"/>
        </w:rPr>
        <w:t>Diseñar un sistema de identificación por radiofrecuencia (RFID) para la biblioteca “Monseñor Héctor Rueda Hernández” de la IUSH</w:t>
      </w:r>
      <w:r w:rsidR="0085388C">
        <w:rPr>
          <w:rFonts w:cs="Times New Roman"/>
          <w:szCs w:val="24"/>
        </w:rPr>
        <w:t xml:space="preserve"> que optimice</w:t>
      </w:r>
      <w:r w:rsidR="005028DE" w:rsidRPr="005028DE">
        <w:rPr>
          <w:rFonts w:cs="Times New Roman"/>
          <w:szCs w:val="24"/>
        </w:rPr>
        <w:t xml:space="preserve"> </w:t>
      </w:r>
      <w:r w:rsidRPr="00BD255D">
        <w:rPr>
          <w:rFonts w:cs="Times New Roman"/>
          <w:szCs w:val="24"/>
        </w:rPr>
        <w:t>el control, la trazabilidad y la gestión automatizada de los libros, mejorando la eficiencia, la seguridad y la experiencia del usuario frente a</w:t>
      </w:r>
      <w:r w:rsidR="005028DE">
        <w:rPr>
          <w:rFonts w:cs="Times New Roman"/>
          <w:szCs w:val="24"/>
        </w:rPr>
        <w:t>l método tradicional de</w:t>
      </w:r>
      <w:r w:rsidRPr="00BD255D">
        <w:rPr>
          <w:rFonts w:cs="Times New Roman"/>
          <w:szCs w:val="24"/>
        </w:rPr>
        <w:t xml:space="preserve"> código de barras.</w:t>
      </w:r>
    </w:p>
    <w:p w14:paraId="1BCAE7D5" w14:textId="77777777" w:rsidR="00F42FE5" w:rsidRPr="008F2529" w:rsidRDefault="00F42FE5" w:rsidP="00BD255D">
      <w:pPr>
        <w:rPr>
          <w:rFonts w:cs="Times New Roman"/>
          <w:szCs w:val="24"/>
        </w:rPr>
      </w:pPr>
    </w:p>
    <w:p w14:paraId="4DE95F03" w14:textId="428C1DDF" w:rsidR="00115036" w:rsidRDefault="00115036" w:rsidP="001A5143">
      <w:pPr>
        <w:rPr>
          <w:b/>
        </w:rPr>
      </w:pPr>
      <w:bookmarkStart w:id="25" w:name="_Toc440985131"/>
      <w:r w:rsidRPr="001A5143">
        <w:rPr>
          <w:b/>
        </w:rPr>
        <w:t xml:space="preserve">3.2 Objetivos </w:t>
      </w:r>
      <w:r w:rsidR="00361755" w:rsidRPr="001A5143">
        <w:rPr>
          <w:b/>
        </w:rPr>
        <w:t>e</w:t>
      </w:r>
      <w:r w:rsidRPr="001A5143">
        <w:rPr>
          <w:b/>
        </w:rPr>
        <w:t>specíficos</w:t>
      </w:r>
      <w:bookmarkEnd w:id="25"/>
    </w:p>
    <w:p w14:paraId="1462D8CB" w14:textId="77777777" w:rsidR="001A5143" w:rsidRDefault="001A5143" w:rsidP="001A5143"/>
    <w:p w14:paraId="2C32B451" w14:textId="1B68F919" w:rsidR="00BD255D" w:rsidRPr="00BD255D" w:rsidRDefault="00BD255D" w:rsidP="00BD255D">
      <w:pPr>
        <w:pStyle w:val="Prrafodelista"/>
        <w:numPr>
          <w:ilvl w:val="0"/>
          <w:numId w:val="18"/>
        </w:numPr>
      </w:pPr>
      <w:r>
        <w:t>A</w:t>
      </w:r>
      <w:r w:rsidRPr="00BD255D">
        <w:t>nalizar los procesos actuales de gestión bibliotecaria (préstamo, devolución, inventario y seguridad) de la biblioteca “Monseñor Héctor Rueda Hernández”</w:t>
      </w:r>
      <w:r w:rsidR="0085388C">
        <w:t>,</w:t>
      </w:r>
      <w:r w:rsidRPr="00BD255D">
        <w:t xml:space="preserve"> </w:t>
      </w:r>
      <w:r w:rsidR="005028DE" w:rsidRPr="005028DE">
        <w:t>identificando tiempos promedio de operación, tasa de errores y limitaciones técnicas del sistema</w:t>
      </w:r>
      <w:r w:rsidRPr="00BD255D">
        <w:t xml:space="preserve"> y </w:t>
      </w:r>
      <w:r w:rsidR="0085388C">
        <w:t>estableciendo</w:t>
      </w:r>
      <w:r w:rsidR="0085388C" w:rsidRPr="00BD255D">
        <w:t xml:space="preserve"> </w:t>
      </w:r>
      <w:r w:rsidRPr="00BD255D">
        <w:t>los requerimientos funcionales del sistema RFID.</w:t>
      </w:r>
    </w:p>
    <w:p w14:paraId="303C47F1" w14:textId="77777777" w:rsidR="00BD255D" w:rsidRPr="00BD255D" w:rsidRDefault="00BD255D" w:rsidP="00BD255D"/>
    <w:p w14:paraId="13A0AB17" w14:textId="04D06F54" w:rsidR="00BD255D" w:rsidRPr="00BD255D" w:rsidRDefault="00BD255D" w:rsidP="00BD255D">
      <w:pPr>
        <w:pStyle w:val="Prrafodelista"/>
        <w:numPr>
          <w:ilvl w:val="0"/>
          <w:numId w:val="18"/>
        </w:numPr>
      </w:pPr>
      <w:r w:rsidRPr="00BD255D">
        <w:t xml:space="preserve">Diseñar la arquitectura integral del sistema RFID, seleccionando los componentes tecnológicos adecuados </w:t>
      </w:r>
      <w:r w:rsidR="009E5887">
        <w:t xml:space="preserve">para así definir </w:t>
      </w:r>
      <w:r w:rsidR="009E5887" w:rsidRPr="009E5887">
        <w:t>la frecuencia de operación, tipo de etiquetas, lectores, antenas, y esquema de integración</w:t>
      </w:r>
      <w:r w:rsidRPr="00BD255D">
        <w:t xml:space="preserve"> para su adaptación al entorno bibliotecario de la IUSH.</w:t>
      </w:r>
    </w:p>
    <w:p w14:paraId="15D05039" w14:textId="77777777" w:rsidR="00BD255D" w:rsidRPr="00BD255D" w:rsidRDefault="00BD255D" w:rsidP="00BD255D"/>
    <w:p w14:paraId="73A25D64" w14:textId="33BC7827" w:rsidR="00BD255D" w:rsidRPr="00BD255D" w:rsidRDefault="00BD255D" w:rsidP="00BD255D">
      <w:pPr>
        <w:pStyle w:val="Prrafodelista"/>
        <w:numPr>
          <w:ilvl w:val="0"/>
          <w:numId w:val="18"/>
        </w:numPr>
      </w:pPr>
      <w:r w:rsidRPr="00BD255D">
        <w:t xml:space="preserve">Implementar el prototipo del sistema RFID, valorando su desempeño en términos de alcance, </w:t>
      </w:r>
      <w:r w:rsidR="009E5887">
        <w:t>tiempo y</w:t>
      </w:r>
      <w:r w:rsidR="003D290B">
        <w:t xml:space="preserve"> </w:t>
      </w:r>
      <w:r w:rsidR="009E5887">
        <w:t>capacidad de lectura</w:t>
      </w:r>
      <w:r w:rsidRPr="00BD255D">
        <w:t>, precisión</w:t>
      </w:r>
      <w:r w:rsidR="009E5887">
        <w:t xml:space="preserve"> de identificación</w:t>
      </w:r>
      <w:r w:rsidRPr="00BD255D">
        <w:t xml:space="preserve"> y confiabilidad, </w:t>
      </w:r>
      <w:r w:rsidR="0085388C">
        <w:t xml:space="preserve"> </w:t>
      </w:r>
      <w:r w:rsidRPr="00BD255D">
        <w:t>recomendaciones para su adopción institucional.</w:t>
      </w:r>
    </w:p>
    <w:p w14:paraId="4D2224FE" w14:textId="77777777" w:rsidR="00BD255D" w:rsidRPr="001A5143" w:rsidRDefault="00BD255D" w:rsidP="001A5143"/>
    <w:p w14:paraId="4A061B63" w14:textId="77777777" w:rsidR="000F2962" w:rsidRDefault="000F2962" w:rsidP="00BD255D">
      <w:pPr>
        <w:jc w:val="left"/>
        <w:rPr>
          <w:rFonts w:cs="Times New Roman"/>
          <w:b/>
          <w:szCs w:val="24"/>
        </w:rPr>
      </w:pPr>
    </w:p>
    <w:p w14:paraId="675583D2" w14:textId="77777777" w:rsidR="000F2962" w:rsidRDefault="000F2962" w:rsidP="000F2962">
      <w:pPr>
        <w:jc w:val="center"/>
        <w:rPr>
          <w:rFonts w:cs="Times New Roman"/>
          <w:b/>
          <w:szCs w:val="24"/>
        </w:rPr>
      </w:pPr>
    </w:p>
    <w:p w14:paraId="3FE123D3" w14:textId="77777777" w:rsidR="007F0C54" w:rsidRDefault="007F0C54">
      <w:pPr>
        <w:spacing w:after="160" w:line="259" w:lineRule="auto"/>
        <w:jc w:val="left"/>
        <w:rPr>
          <w:b/>
        </w:rPr>
      </w:pPr>
      <w:r>
        <w:rPr>
          <w:b/>
        </w:rPr>
        <w:br w:type="page"/>
      </w:r>
    </w:p>
    <w:p w14:paraId="79A814B5" w14:textId="678DA433" w:rsidR="000F2962" w:rsidRPr="001A5143" w:rsidRDefault="002649F5" w:rsidP="7111CADC">
      <w:pPr>
        <w:jc w:val="center"/>
        <w:rPr>
          <w:rFonts w:cs="Times New Roman"/>
          <w:b/>
          <w:bCs/>
        </w:rPr>
      </w:pPr>
      <w:r w:rsidRPr="7111CADC">
        <w:rPr>
          <w:b/>
          <w:bCs/>
        </w:rPr>
        <w:lastRenderedPageBreak/>
        <w:t xml:space="preserve">4 </w:t>
      </w:r>
      <w:r w:rsidR="00DF4B48" w:rsidRPr="7111CADC">
        <w:rPr>
          <w:b/>
          <w:bCs/>
        </w:rPr>
        <w:t>Problema de investigación</w:t>
      </w:r>
    </w:p>
    <w:p w14:paraId="434FE150" w14:textId="77777777" w:rsidR="001A5143" w:rsidRDefault="001A5143" w:rsidP="003975DF">
      <w:pPr>
        <w:ind w:firstLine="708"/>
        <w:rPr>
          <w:rFonts w:cs="Times New Roman"/>
          <w:szCs w:val="24"/>
        </w:rPr>
      </w:pPr>
    </w:p>
    <w:p w14:paraId="04060134" w14:textId="09F9C9EA" w:rsidR="00F45CE0" w:rsidRDefault="00F45CE0" w:rsidP="00F45CE0">
      <w:pPr>
        <w:ind w:firstLine="360"/>
        <w:rPr>
          <w:rFonts w:cs="Times New Roman"/>
          <w:szCs w:val="24"/>
        </w:rPr>
      </w:pPr>
      <w:r w:rsidRPr="00F45CE0">
        <w:rPr>
          <w:rFonts w:cs="Times New Roman"/>
          <w:szCs w:val="24"/>
        </w:rPr>
        <w:t xml:space="preserve">La biblioteca Monseñor Héctor Rueda Hernández de la Institución Universitaria Salazar y Herrera (IUSH) </w:t>
      </w:r>
      <w:r w:rsidR="0085388C">
        <w:rPr>
          <w:rFonts w:cs="Times New Roman"/>
          <w:szCs w:val="24"/>
        </w:rPr>
        <w:t>desempeña</w:t>
      </w:r>
      <w:r w:rsidR="0085388C" w:rsidRPr="00F45CE0">
        <w:rPr>
          <w:rFonts w:cs="Times New Roman"/>
          <w:szCs w:val="24"/>
        </w:rPr>
        <w:t xml:space="preserve"> </w:t>
      </w:r>
      <w:r w:rsidRPr="00F45CE0">
        <w:rPr>
          <w:rFonts w:cs="Times New Roman"/>
          <w:szCs w:val="24"/>
        </w:rPr>
        <w:t xml:space="preserve">un papel fundamental en el apoyo a los procesos académicos, investigativos y culturales de la comunidad universitaria. Sin embargo, enfrenta dificultades en la gestión y </w:t>
      </w:r>
      <w:r w:rsidR="0085388C">
        <w:rPr>
          <w:rFonts w:cs="Times New Roman"/>
          <w:szCs w:val="24"/>
        </w:rPr>
        <w:t>el control de su colección bibliográfica, ya</w:t>
      </w:r>
      <w:r w:rsidRPr="00F45CE0">
        <w:rPr>
          <w:rFonts w:cs="Times New Roman"/>
          <w:szCs w:val="24"/>
        </w:rPr>
        <w:t xml:space="preserve"> que los sistemas tradicionales de identificación y préstamo de libros se basan principalmente en códigos de barras.</w:t>
      </w:r>
    </w:p>
    <w:p w14:paraId="0689945E" w14:textId="77777777" w:rsidR="003C2678" w:rsidRPr="00F45CE0" w:rsidRDefault="003C2678" w:rsidP="00F45CE0">
      <w:pPr>
        <w:ind w:firstLine="360"/>
        <w:rPr>
          <w:rFonts w:cs="Times New Roman"/>
          <w:szCs w:val="24"/>
        </w:rPr>
      </w:pPr>
    </w:p>
    <w:p w14:paraId="7568D811" w14:textId="70FA55C4" w:rsidR="00F45CE0" w:rsidRDefault="00F45CE0" w:rsidP="00F45CE0">
      <w:pPr>
        <w:ind w:firstLine="360"/>
        <w:rPr>
          <w:rFonts w:cs="Times New Roman"/>
          <w:szCs w:val="24"/>
        </w:rPr>
      </w:pPr>
      <w:r w:rsidRPr="00F45CE0">
        <w:rPr>
          <w:rFonts w:cs="Times New Roman"/>
          <w:szCs w:val="24"/>
        </w:rPr>
        <w:t>Este método presenta limitaciones significativas: requiere lectura individual y línea de visión</w:t>
      </w:r>
      <w:r w:rsidR="00A57880">
        <w:rPr>
          <w:rFonts w:cs="Times New Roman"/>
          <w:szCs w:val="24"/>
        </w:rPr>
        <w:t xml:space="preserve"> libro por libro</w:t>
      </w:r>
      <w:r w:rsidRPr="00F45CE0">
        <w:rPr>
          <w:rFonts w:cs="Times New Roman"/>
          <w:szCs w:val="24"/>
        </w:rPr>
        <w:t>, lo que hace que procesos como el préstamo, la devolución, el inventario y la búsqueda de ejemplares sean lentos, repetitivos y dependientes del personal de la biblioteca. Estas limitaciones generan congestión en los servicios de circulación, retrasos en la atención a los usuarios y dificultades para mantener una actualización en tiempo real de la disponibilidad de materiales.</w:t>
      </w:r>
    </w:p>
    <w:p w14:paraId="5BF5C0D1" w14:textId="77777777" w:rsidR="0004091A" w:rsidRPr="00F45CE0" w:rsidRDefault="0004091A" w:rsidP="00F45CE0">
      <w:pPr>
        <w:ind w:firstLine="360"/>
        <w:rPr>
          <w:rFonts w:cs="Times New Roman"/>
          <w:szCs w:val="24"/>
        </w:rPr>
      </w:pPr>
    </w:p>
    <w:p w14:paraId="5235FC83" w14:textId="7AA13A24" w:rsidR="00F45CE0" w:rsidRDefault="00F45CE0" w:rsidP="00F45CE0">
      <w:pPr>
        <w:ind w:firstLine="360"/>
        <w:rPr>
          <w:rFonts w:cs="Times New Roman"/>
          <w:szCs w:val="24"/>
        </w:rPr>
      </w:pPr>
      <w:r w:rsidRPr="00F45CE0">
        <w:rPr>
          <w:rFonts w:cs="Times New Roman"/>
          <w:szCs w:val="24"/>
        </w:rPr>
        <w:t xml:space="preserve">A lo anterior se suma el riesgo de extravío o pérdida de libros, así como la dificultad para detectar salidas no autorizadas, pues los sistemas de seguridad tradicionales </w:t>
      </w:r>
      <w:r w:rsidR="0085388C">
        <w:rPr>
          <w:rFonts w:cs="Times New Roman"/>
          <w:szCs w:val="24"/>
        </w:rPr>
        <w:t>resultan poco efectivos</w:t>
      </w:r>
      <w:r w:rsidRPr="00F45CE0">
        <w:rPr>
          <w:rFonts w:cs="Times New Roman"/>
          <w:szCs w:val="24"/>
        </w:rPr>
        <w:t xml:space="preserve"> frente a la complejidad actual de la gestión de colecciones. Esto impacta no solo la seguridad del material bibliográfico, sino también la experiencia del estudiante y del docente, quienes demandan procesos más ágiles, confiables y alineados con el entorno tecnológico actual.</w:t>
      </w:r>
    </w:p>
    <w:p w14:paraId="6CC41EEE" w14:textId="77777777" w:rsidR="0004091A" w:rsidRPr="00F45CE0" w:rsidRDefault="0004091A" w:rsidP="00F45CE0">
      <w:pPr>
        <w:ind w:firstLine="360"/>
        <w:rPr>
          <w:rFonts w:cs="Times New Roman"/>
          <w:szCs w:val="24"/>
        </w:rPr>
      </w:pPr>
    </w:p>
    <w:p w14:paraId="7C24FCA3" w14:textId="551A2472" w:rsidR="00F45CE0" w:rsidRDefault="00F45CE0" w:rsidP="00F45CE0">
      <w:pPr>
        <w:ind w:firstLine="360"/>
        <w:rPr>
          <w:rFonts w:cs="Times New Roman"/>
          <w:szCs w:val="24"/>
        </w:rPr>
      </w:pPr>
      <w:r w:rsidRPr="00F45CE0">
        <w:rPr>
          <w:rFonts w:cs="Times New Roman"/>
          <w:szCs w:val="24"/>
        </w:rPr>
        <w:t xml:space="preserve">Diversos estudios demuestran que la tecnología RFID ofrece ventajas significativas frente a los sistemas tradicionales, ya que permite la lectura simultánea de múltiples ejemplares, la automatización de préstamos y devoluciones, la gestión de inventario en tiempo real y el fortalecimiento de la seguridad de las colecciones. Sin embargo, su adopción en instituciones educativas como la IUSH se ha visto limitada por los costos iniciales, la necesidad de infraestructura adecuada, la capacitación del personal y las dudas </w:t>
      </w:r>
      <w:r w:rsidR="0085388C">
        <w:rPr>
          <w:rFonts w:cs="Times New Roman"/>
          <w:szCs w:val="24"/>
        </w:rPr>
        <w:t>sobre</w:t>
      </w:r>
      <w:r w:rsidRPr="00F45CE0">
        <w:rPr>
          <w:rFonts w:cs="Times New Roman"/>
          <w:szCs w:val="24"/>
        </w:rPr>
        <w:t xml:space="preserve"> la integración con los sistemas existentes.</w:t>
      </w:r>
    </w:p>
    <w:p w14:paraId="46B8E0F0" w14:textId="77777777" w:rsidR="0004091A" w:rsidRPr="00F45CE0" w:rsidRDefault="0004091A" w:rsidP="00F45CE0">
      <w:pPr>
        <w:ind w:firstLine="360"/>
        <w:rPr>
          <w:rFonts w:cs="Times New Roman"/>
          <w:szCs w:val="24"/>
        </w:rPr>
      </w:pPr>
    </w:p>
    <w:p w14:paraId="6764DE5E" w14:textId="02890E76" w:rsidR="0085388C" w:rsidRDefault="0085388C" w:rsidP="00F45CE0">
      <w:pPr>
        <w:ind w:firstLine="360"/>
        <w:rPr>
          <w:rFonts w:cs="Times New Roman"/>
          <w:szCs w:val="24"/>
        </w:rPr>
      </w:pPr>
      <w:r>
        <w:rPr>
          <w:rFonts w:cs="Times New Roman"/>
          <w:szCs w:val="24"/>
        </w:rPr>
        <w:lastRenderedPageBreak/>
        <w:t>En este contexto, surge la necesidad de diseñar un sistema RFID adaptado a la biblioteca Monseñor Héctor Rueda Hernández, que permita optimizar el control e identificación de los libros, mejorar los procesos de circulación e inventario y garantizar la seguridad de la colección, contribuyendo así al fortalecimiento de la gestión bibliotecaria de la IUSH y a la satisfacción de su comunidad académica.</w:t>
      </w:r>
    </w:p>
    <w:p w14:paraId="3CCCEE3A" w14:textId="77777777" w:rsidR="0085388C" w:rsidRDefault="0085388C" w:rsidP="00F45CE0">
      <w:pPr>
        <w:ind w:firstLine="360"/>
        <w:rPr>
          <w:rFonts w:cs="Times New Roman"/>
          <w:szCs w:val="24"/>
        </w:rPr>
      </w:pPr>
    </w:p>
    <w:p w14:paraId="3F7A980D" w14:textId="77777777" w:rsidR="0085388C" w:rsidRDefault="0085388C" w:rsidP="00F45CE0">
      <w:pPr>
        <w:ind w:firstLine="360"/>
        <w:rPr>
          <w:rFonts w:cs="Times New Roman"/>
          <w:szCs w:val="24"/>
        </w:rPr>
      </w:pPr>
      <w:r>
        <w:rPr>
          <w:rFonts w:cs="Times New Roman"/>
          <w:szCs w:val="24"/>
        </w:rPr>
        <w:t>En este contexto, surge la siguiente pregunta problema:</w:t>
      </w:r>
    </w:p>
    <w:p w14:paraId="60109ED7" w14:textId="77777777" w:rsidR="0085388C" w:rsidRDefault="0085388C" w:rsidP="00F45CE0">
      <w:pPr>
        <w:ind w:firstLine="360"/>
        <w:rPr>
          <w:rFonts w:cs="Times New Roman"/>
          <w:szCs w:val="24"/>
        </w:rPr>
      </w:pPr>
    </w:p>
    <w:p w14:paraId="7038DE38" w14:textId="424088A0" w:rsidR="0051341B" w:rsidRDefault="0085388C" w:rsidP="00F45CE0">
      <w:pPr>
        <w:ind w:firstLine="360"/>
        <w:rPr>
          <w:rFonts w:cs="Times New Roman"/>
          <w:szCs w:val="24"/>
        </w:rPr>
      </w:pPr>
      <w:r>
        <w:rPr>
          <w:rFonts w:cs="Times New Roman"/>
          <w:szCs w:val="24"/>
        </w:rPr>
        <w:t>¿Cómo implementar un sistema de identificación por radiofrecuencia (RFID) que permita el control eficiente, seguro y automatizado de los libros en bibliotecas, superando las limitaciones de los métodos tradicionales de identificación, mejorando así la trazabilidad, el acceso y la gestión del inventario?</w:t>
      </w:r>
    </w:p>
    <w:p w14:paraId="22D1647A" w14:textId="77777777" w:rsidR="00497D2F" w:rsidRDefault="00497D2F" w:rsidP="00F45CE0">
      <w:pPr>
        <w:ind w:firstLine="360"/>
        <w:rPr>
          <w:rFonts w:cs="Times New Roman"/>
          <w:szCs w:val="24"/>
        </w:rPr>
      </w:pPr>
    </w:p>
    <w:p w14:paraId="1BA9165E" w14:textId="77777777" w:rsidR="00497D2F" w:rsidRDefault="00497D2F" w:rsidP="00F45CE0">
      <w:pPr>
        <w:ind w:firstLine="360"/>
        <w:rPr>
          <w:rFonts w:cs="Times New Roman"/>
          <w:szCs w:val="24"/>
        </w:rPr>
      </w:pPr>
    </w:p>
    <w:p w14:paraId="4F5E6FF6" w14:textId="77777777" w:rsidR="00497D2F" w:rsidRDefault="00497D2F" w:rsidP="00F45CE0">
      <w:pPr>
        <w:ind w:firstLine="360"/>
        <w:rPr>
          <w:rFonts w:cs="Times New Roman"/>
          <w:szCs w:val="24"/>
        </w:rPr>
      </w:pPr>
    </w:p>
    <w:p w14:paraId="2DFBB5BD" w14:textId="77777777" w:rsidR="00497D2F" w:rsidRDefault="00497D2F" w:rsidP="00F45CE0">
      <w:pPr>
        <w:ind w:firstLine="360"/>
        <w:rPr>
          <w:rFonts w:cs="Times New Roman"/>
          <w:szCs w:val="24"/>
        </w:rPr>
      </w:pPr>
    </w:p>
    <w:p w14:paraId="4E45BA89" w14:textId="77777777" w:rsidR="00497D2F" w:rsidRDefault="00497D2F" w:rsidP="00F45CE0">
      <w:pPr>
        <w:ind w:firstLine="360"/>
        <w:rPr>
          <w:rFonts w:cs="Times New Roman"/>
          <w:szCs w:val="24"/>
        </w:rPr>
      </w:pPr>
    </w:p>
    <w:p w14:paraId="0026535C" w14:textId="77777777" w:rsidR="00497D2F" w:rsidRDefault="00497D2F" w:rsidP="00F45CE0">
      <w:pPr>
        <w:ind w:firstLine="360"/>
        <w:rPr>
          <w:rFonts w:cs="Times New Roman"/>
          <w:szCs w:val="24"/>
        </w:rPr>
      </w:pPr>
    </w:p>
    <w:p w14:paraId="5FCDBBA4" w14:textId="77777777" w:rsidR="00497D2F" w:rsidRDefault="00497D2F" w:rsidP="00F45CE0">
      <w:pPr>
        <w:ind w:firstLine="360"/>
        <w:rPr>
          <w:rFonts w:cs="Times New Roman"/>
          <w:szCs w:val="24"/>
        </w:rPr>
      </w:pPr>
    </w:p>
    <w:p w14:paraId="053CE6F3" w14:textId="77777777" w:rsidR="00497D2F" w:rsidRDefault="00497D2F" w:rsidP="00F45CE0">
      <w:pPr>
        <w:ind w:firstLine="360"/>
        <w:rPr>
          <w:rFonts w:cs="Times New Roman"/>
          <w:szCs w:val="24"/>
        </w:rPr>
      </w:pPr>
    </w:p>
    <w:p w14:paraId="32FA71FA" w14:textId="77777777" w:rsidR="00497D2F" w:rsidRDefault="00497D2F" w:rsidP="00F45CE0">
      <w:pPr>
        <w:ind w:firstLine="360"/>
        <w:rPr>
          <w:rFonts w:cs="Times New Roman"/>
          <w:szCs w:val="24"/>
        </w:rPr>
      </w:pPr>
    </w:p>
    <w:p w14:paraId="002006B4" w14:textId="77777777" w:rsidR="00497D2F" w:rsidRDefault="00497D2F" w:rsidP="00F45CE0">
      <w:pPr>
        <w:ind w:firstLine="360"/>
        <w:rPr>
          <w:rFonts w:cs="Times New Roman"/>
          <w:szCs w:val="24"/>
        </w:rPr>
      </w:pPr>
    </w:p>
    <w:p w14:paraId="16C32691" w14:textId="77777777" w:rsidR="00497D2F" w:rsidRDefault="00497D2F" w:rsidP="00F45CE0">
      <w:pPr>
        <w:ind w:firstLine="360"/>
        <w:rPr>
          <w:rFonts w:cs="Times New Roman"/>
          <w:szCs w:val="24"/>
        </w:rPr>
      </w:pPr>
    </w:p>
    <w:p w14:paraId="7A574830" w14:textId="77777777" w:rsidR="00497D2F" w:rsidRDefault="00497D2F" w:rsidP="00F45CE0">
      <w:pPr>
        <w:ind w:firstLine="360"/>
        <w:rPr>
          <w:rFonts w:cs="Times New Roman"/>
          <w:szCs w:val="24"/>
        </w:rPr>
      </w:pPr>
    </w:p>
    <w:p w14:paraId="19380234" w14:textId="49AAB166" w:rsidR="00497D2F" w:rsidRDefault="00497D2F" w:rsidP="00F45CE0">
      <w:pPr>
        <w:ind w:firstLine="360"/>
        <w:rPr>
          <w:rFonts w:cs="Times New Roman"/>
          <w:szCs w:val="24"/>
        </w:rPr>
      </w:pPr>
    </w:p>
    <w:p w14:paraId="0BC97A01" w14:textId="77777777" w:rsidR="00497D2F" w:rsidRDefault="00497D2F" w:rsidP="00F45CE0">
      <w:pPr>
        <w:ind w:firstLine="360"/>
        <w:rPr>
          <w:rFonts w:cs="Times New Roman"/>
          <w:szCs w:val="24"/>
        </w:rPr>
      </w:pPr>
    </w:p>
    <w:p w14:paraId="5FC34C95" w14:textId="77777777" w:rsidR="00497D2F" w:rsidRDefault="00497D2F" w:rsidP="00F45CE0">
      <w:pPr>
        <w:ind w:firstLine="360"/>
        <w:rPr>
          <w:rFonts w:cs="Times New Roman"/>
          <w:szCs w:val="24"/>
        </w:rPr>
      </w:pPr>
    </w:p>
    <w:p w14:paraId="46615B01" w14:textId="77777777" w:rsidR="00497D2F" w:rsidRDefault="00497D2F" w:rsidP="00F45CE0">
      <w:pPr>
        <w:ind w:firstLine="360"/>
        <w:rPr>
          <w:rFonts w:cs="Times New Roman"/>
          <w:szCs w:val="24"/>
        </w:rPr>
      </w:pPr>
    </w:p>
    <w:p w14:paraId="623F68A6" w14:textId="77777777" w:rsidR="00497D2F" w:rsidRDefault="00497D2F" w:rsidP="00F45CE0">
      <w:pPr>
        <w:ind w:firstLine="360"/>
        <w:rPr>
          <w:rFonts w:cs="Times New Roman"/>
          <w:szCs w:val="24"/>
        </w:rPr>
      </w:pPr>
    </w:p>
    <w:p w14:paraId="21B66048" w14:textId="77777777" w:rsidR="00497D2F" w:rsidRDefault="00497D2F" w:rsidP="00F45CE0">
      <w:pPr>
        <w:ind w:firstLine="360"/>
        <w:rPr>
          <w:rFonts w:cs="Times New Roman"/>
          <w:szCs w:val="24"/>
        </w:rPr>
      </w:pPr>
    </w:p>
    <w:p w14:paraId="02D17938" w14:textId="36754F5D" w:rsidR="002649F5" w:rsidRDefault="002649F5">
      <w:pPr>
        <w:spacing w:after="160" w:line="259" w:lineRule="auto"/>
        <w:jc w:val="left"/>
        <w:rPr>
          <w:b/>
        </w:rPr>
      </w:pPr>
      <w:bookmarkStart w:id="26" w:name="_Toc440985132"/>
    </w:p>
    <w:p w14:paraId="47BE2062" w14:textId="1C2AF1FF" w:rsidR="00115036" w:rsidRPr="00285913" w:rsidRDefault="002649F5" w:rsidP="7111CADC">
      <w:pPr>
        <w:jc w:val="center"/>
        <w:rPr>
          <w:b/>
          <w:bCs/>
        </w:rPr>
      </w:pPr>
      <w:r w:rsidRPr="7111CADC">
        <w:rPr>
          <w:b/>
          <w:bCs/>
        </w:rPr>
        <w:t>5</w:t>
      </w:r>
      <w:r w:rsidR="00115036" w:rsidRPr="7111CADC">
        <w:rPr>
          <w:b/>
          <w:bCs/>
        </w:rPr>
        <w:t xml:space="preserve"> </w:t>
      </w:r>
      <w:commentRangeStart w:id="27"/>
      <w:commentRangeStart w:id="28"/>
      <w:r w:rsidR="00115036" w:rsidRPr="7111CADC">
        <w:rPr>
          <w:b/>
          <w:bCs/>
        </w:rPr>
        <w:t>H</w:t>
      </w:r>
      <w:commentRangeEnd w:id="28"/>
      <w:r w:rsidR="00537B33" w:rsidRPr="7111CADC">
        <w:rPr>
          <w:rStyle w:val="Refdecomentario"/>
          <w:b/>
          <w:bCs/>
          <w:sz w:val="24"/>
          <w:szCs w:val="22"/>
        </w:rPr>
        <w:commentReference w:id="28"/>
      </w:r>
      <w:r w:rsidR="00115036" w:rsidRPr="7111CADC">
        <w:rPr>
          <w:b/>
          <w:bCs/>
        </w:rPr>
        <w:t>ipótesis</w:t>
      </w:r>
      <w:bookmarkEnd w:id="26"/>
      <w:commentRangeEnd w:id="27"/>
      <w:r w:rsidR="00537B33" w:rsidRPr="00285913">
        <w:rPr>
          <w:rStyle w:val="Refdecomentario"/>
          <w:b/>
          <w:bCs/>
          <w:sz w:val="24"/>
          <w:szCs w:val="22"/>
        </w:rPr>
        <w:commentReference w:id="27"/>
      </w:r>
    </w:p>
    <w:p w14:paraId="1AD9436B" w14:textId="1F6E054D" w:rsidR="00115036" w:rsidRPr="003975DF" w:rsidRDefault="00115036" w:rsidP="00257918">
      <w:pPr>
        <w:rPr>
          <w:rFonts w:cs="Times New Roman"/>
          <w:szCs w:val="24"/>
        </w:rPr>
      </w:pPr>
    </w:p>
    <w:p w14:paraId="18D04B3E" w14:textId="0E8674EC" w:rsidR="003975DF" w:rsidRDefault="0051341B" w:rsidP="0051341B">
      <w:pPr>
        <w:ind w:firstLine="708"/>
        <w:rPr>
          <w:rFonts w:cs="Times New Roman"/>
          <w:szCs w:val="24"/>
        </w:rPr>
      </w:pPr>
      <w:r w:rsidRPr="0051341B">
        <w:rPr>
          <w:rFonts w:cs="Times New Roman"/>
          <w:szCs w:val="24"/>
        </w:rPr>
        <w:t xml:space="preserve">La implementación de un sistema de identificación por radiofrecuencia (RFID) en la biblioteca “Monseñor Héctor Rueda Hernández” de la IUSH mejorará la eficiencia, </w:t>
      </w:r>
      <w:r w:rsidR="0085388C">
        <w:rPr>
          <w:rFonts w:cs="Times New Roman"/>
          <w:szCs w:val="24"/>
        </w:rPr>
        <w:t>la seguridad y la automatización en los procesos de préstamo, devolución e inventario de libros, al permitir la lectura simultánea sin necesidad de línea de visión y la</w:t>
      </w:r>
      <w:r w:rsidRPr="0051341B">
        <w:rPr>
          <w:rFonts w:cs="Times New Roman"/>
          <w:szCs w:val="24"/>
        </w:rPr>
        <w:t xml:space="preserve"> actualización en tiempo real del inventario.</w:t>
      </w:r>
    </w:p>
    <w:p w14:paraId="58575D06" w14:textId="77777777" w:rsidR="00BE513C" w:rsidRDefault="00BE513C" w:rsidP="00257918">
      <w:pPr>
        <w:rPr>
          <w:rFonts w:cs="Times New Roman"/>
          <w:b/>
          <w:szCs w:val="24"/>
        </w:rPr>
      </w:pPr>
    </w:p>
    <w:p w14:paraId="012416F3" w14:textId="315BEAA1" w:rsidR="00115036" w:rsidRPr="00285913" w:rsidRDefault="002649F5" w:rsidP="00285913">
      <w:pPr>
        <w:jc w:val="left"/>
        <w:rPr>
          <w:b/>
        </w:rPr>
      </w:pPr>
      <w:bookmarkStart w:id="29" w:name="_Toc440985134"/>
      <w:r>
        <w:rPr>
          <w:b/>
        </w:rPr>
        <w:t>5</w:t>
      </w:r>
      <w:r w:rsidR="00115036" w:rsidRPr="00285913">
        <w:rPr>
          <w:b/>
        </w:rPr>
        <w:t xml:space="preserve">.2 Hipótesis </w:t>
      </w:r>
      <w:r w:rsidR="00E55D17">
        <w:rPr>
          <w:b/>
        </w:rPr>
        <w:t>e</w:t>
      </w:r>
      <w:r w:rsidR="00115036" w:rsidRPr="00285913">
        <w:rPr>
          <w:b/>
        </w:rPr>
        <w:t>stadística</w:t>
      </w:r>
      <w:bookmarkEnd w:id="29"/>
    </w:p>
    <w:p w14:paraId="34B0DAF5" w14:textId="77777777" w:rsidR="00BE513C" w:rsidRDefault="00BE513C" w:rsidP="00BE513C">
      <w:pPr>
        <w:ind w:firstLine="708"/>
        <w:rPr>
          <w:rFonts w:cs="Times New Roman"/>
          <w:szCs w:val="24"/>
        </w:rPr>
      </w:pPr>
    </w:p>
    <w:p w14:paraId="6ACC0FF7" w14:textId="17E2E36C" w:rsidR="00115036" w:rsidRDefault="002213F5" w:rsidP="002213F5">
      <w:pPr>
        <w:ind w:firstLine="708"/>
        <w:rPr>
          <w:rFonts w:cs="Times New Roman"/>
          <w:szCs w:val="24"/>
        </w:rPr>
      </w:pPr>
      <w:r w:rsidRPr="002213F5">
        <w:rPr>
          <w:rFonts w:cs="Times New Roman"/>
          <w:szCs w:val="24"/>
        </w:rPr>
        <w:t>La implementación del sistema RFID produce un aumento significativo en la eficiencia, seguridad y automatización de los procesos de préstamo, devolución e inventario de la biblioteca, en comparación con el sistema tradicional de códigos de barras.</w:t>
      </w:r>
    </w:p>
    <w:p w14:paraId="543C4183" w14:textId="77777777" w:rsidR="0004091A" w:rsidRDefault="0004091A" w:rsidP="002213F5">
      <w:pPr>
        <w:ind w:firstLine="708"/>
        <w:rPr>
          <w:rFonts w:cs="Times New Roman"/>
          <w:szCs w:val="24"/>
        </w:rPr>
      </w:pPr>
    </w:p>
    <w:p w14:paraId="42F70C48" w14:textId="70FA993F" w:rsidR="00123135" w:rsidRDefault="00123135" w:rsidP="002213F5">
      <w:pPr>
        <w:ind w:firstLine="708"/>
        <w:rPr>
          <w:rFonts w:cs="Times New Roman"/>
          <w:szCs w:val="24"/>
        </w:rPr>
      </w:pPr>
      <w:r>
        <w:rPr>
          <w:rFonts w:cs="Times New Roman"/>
          <w:szCs w:val="24"/>
        </w:rPr>
        <w:t>¿Qué se puede medir?</w:t>
      </w:r>
    </w:p>
    <w:p w14:paraId="2354A871" w14:textId="77777777" w:rsidR="0004091A" w:rsidRDefault="0004091A" w:rsidP="002213F5">
      <w:pPr>
        <w:ind w:firstLine="708"/>
        <w:rPr>
          <w:rFonts w:cs="Times New Roman"/>
          <w:szCs w:val="24"/>
        </w:rPr>
      </w:pPr>
    </w:p>
    <w:p w14:paraId="133FDFC0" w14:textId="580E5379" w:rsidR="00123135" w:rsidRPr="00123135" w:rsidRDefault="00123135" w:rsidP="00123135">
      <w:pPr>
        <w:pStyle w:val="Prrafodelista"/>
        <w:numPr>
          <w:ilvl w:val="0"/>
          <w:numId w:val="19"/>
        </w:numPr>
        <w:rPr>
          <w:rFonts w:cs="Times New Roman"/>
          <w:szCs w:val="24"/>
        </w:rPr>
      </w:pPr>
      <w:r w:rsidRPr="00123135">
        <w:rPr>
          <w:rFonts w:cs="Times New Roman"/>
          <w:szCs w:val="24"/>
        </w:rPr>
        <w:t xml:space="preserve">Tiempo promedio de préstamo antes </w:t>
      </w:r>
      <w:r w:rsidR="009F6125">
        <w:rPr>
          <w:rFonts w:cs="Times New Roman"/>
          <w:szCs w:val="24"/>
        </w:rPr>
        <w:t>y</w:t>
      </w:r>
      <w:r w:rsidRPr="00123135">
        <w:rPr>
          <w:rFonts w:cs="Times New Roman"/>
          <w:szCs w:val="24"/>
        </w:rPr>
        <w:t xml:space="preserve"> después.</w:t>
      </w:r>
    </w:p>
    <w:p w14:paraId="4AD3A17A" w14:textId="0AAB9C3C" w:rsidR="00123135" w:rsidRPr="00123135" w:rsidRDefault="00123135" w:rsidP="00123135">
      <w:pPr>
        <w:pStyle w:val="Prrafodelista"/>
        <w:numPr>
          <w:ilvl w:val="0"/>
          <w:numId w:val="19"/>
        </w:numPr>
        <w:rPr>
          <w:rFonts w:cs="Times New Roman"/>
          <w:szCs w:val="24"/>
        </w:rPr>
      </w:pPr>
      <w:r w:rsidRPr="00123135">
        <w:rPr>
          <w:rFonts w:cs="Times New Roman"/>
          <w:szCs w:val="24"/>
        </w:rPr>
        <w:t xml:space="preserve">Tiempo promedio de inventario antes </w:t>
      </w:r>
      <w:r w:rsidR="00E60316">
        <w:rPr>
          <w:rFonts w:cs="Times New Roman"/>
          <w:szCs w:val="24"/>
        </w:rPr>
        <w:t xml:space="preserve">y </w:t>
      </w:r>
      <w:r w:rsidRPr="00123135">
        <w:rPr>
          <w:rFonts w:cs="Times New Roman"/>
          <w:szCs w:val="24"/>
        </w:rPr>
        <w:t>después.</w:t>
      </w:r>
    </w:p>
    <w:p w14:paraId="33B39FB4" w14:textId="77777777" w:rsidR="00123135" w:rsidRPr="00123135" w:rsidRDefault="00123135" w:rsidP="00123135">
      <w:pPr>
        <w:pStyle w:val="Prrafodelista"/>
        <w:numPr>
          <w:ilvl w:val="0"/>
          <w:numId w:val="19"/>
        </w:numPr>
        <w:rPr>
          <w:rFonts w:cs="Times New Roman"/>
          <w:szCs w:val="24"/>
        </w:rPr>
      </w:pPr>
      <w:r w:rsidRPr="00123135">
        <w:rPr>
          <w:rFonts w:cs="Times New Roman"/>
          <w:szCs w:val="24"/>
        </w:rPr>
        <w:t>Tasa de lectura correcta (porcentaje de libros detectados en inventario).</w:t>
      </w:r>
    </w:p>
    <w:p w14:paraId="347007F5" w14:textId="77777777" w:rsidR="00123135" w:rsidRPr="00123135" w:rsidRDefault="00123135" w:rsidP="00123135">
      <w:pPr>
        <w:pStyle w:val="Prrafodelista"/>
        <w:numPr>
          <w:ilvl w:val="0"/>
          <w:numId w:val="19"/>
        </w:numPr>
        <w:rPr>
          <w:rFonts w:cs="Times New Roman"/>
          <w:szCs w:val="24"/>
        </w:rPr>
      </w:pPr>
      <w:r w:rsidRPr="00123135">
        <w:rPr>
          <w:rFonts w:cs="Times New Roman"/>
          <w:szCs w:val="24"/>
        </w:rPr>
        <w:t>Número de libros extraviados por semestre.</w:t>
      </w:r>
    </w:p>
    <w:p w14:paraId="6D81AF3F" w14:textId="77777777" w:rsidR="00123135" w:rsidRPr="00123135" w:rsidRDefault="00123135" w:rsidP="00123135">
      <w:pPr>
        <w:pStyle w:val="Prrafodelista"/>
        <w:numPr>
          <w:ilvl w:val="0"/>
          <w:numId w:val="19"/>
        </w:numPr>
        <w:rPr>
          <w:rFonts w:cs="Times New Roman"/>
          <w:szCs w:val="24"/>
        </w:rPr>
      </w:pPr>
      <w:r w:rsidRPr="00123135">
        <w:rPr>
          <w:rFonts w:cs="Times New Roman"/>
          <w:szCs w:val="24"/>
        </w:rPr>
        <w:t>Número de errores en préstamos/devoluciones.</w:t>
      </w:r>
    </w:p>
    <w:p w14:paraId="22059C86" w14:textId="541B5EB9" w:rsidR="00123135" w:rsidRPr="00123135" w:rsidRDefault="00123135" w:rsidP="00123135">
      <w:pPr>
        <w:pStyle w:val="Prrafodelista"/>
        <w:numPr>
          <w:ilvl w:val="0"/>
          <w:numId w:val="19"/>
        </w:numPr>
        <w:rPr>
          <w:rFonts w:cs="Times New Roman"/>
          <w:szCs w:val="24"/>
        </w:rPr>
      </w:pPr>
      <w:r w:rsidRPr="00123135">
        <w:rPr>
          <w:rFonts w:cs="Times New Roman"/>
          <w:szCs w:val="24"/>
        </w:rPr>
        <w:t xml:space="preserve">Porcentaje de actualización en tiempo real (coherencia entre inventario físico y </w:t>
      </w:r>
      <w:r>
        <w:rPr>
          <w:rFonts w:cs="Times New Roman"/>
          <w:szCs w:val="24"/>
        </w:rPr>
        <w:t>sistema</w:t>
      </w:r>
      <w:r w:rsidRPr="00123135">
        <w:rPr>
          <w:rFonts w:cs="Times New Roman"/>
          <w:szCs w:val="24"/>
        </w:rPr>
        <w:t>).</w:t>
      </w:r>
    </w:p>
    <w:p w14:paraId="5FAAF8BE" w14:textId="77777777" w:rsidR="002213F5" w:rsidRDefault="002213F5" w:rsidP="00257918">
      <w:pPr>
        <w:rPr>
          <w:rFonts w:cs="Times New Roman"/>
          <w:b/>
          <w:szCs w:val="24"/>
        </w:rPr>
      </w:pPr>
    </w:p>
    <w:p w14:paraId="5ED910B1" w14:textId="77777777" w:rsidR="00CE5CE5" w:rsidRDefault="00CE5CE5" w:rsidP="00257918">
      <w:pPr>
        <w:rPr>
          <w:rFonts w:cs="Times New Roman"/>
          <w:b/>
          <w:szCs w:val="24"/>
        </w:rPr>
      </w:pPr>
    </w:p>
    <w:p w14:paraId="2C326D97" w14:textId="77777777" w:rsidR="00497D2F" w:rsidRDefault="00497D2F" w:rsidP="00257918">
      <w:pPr>
        <w:rPr>
          <w:rFonts w:cs="Times New Roman"/>
          <w:b/>
          <w:szCs w:val="24"/>
        </w:rPr>
      </w:pPr>
    </w:p>
    <w:p w14:paraId="7B966C93" w14:textId="77777777" w:rsidR="00497D2F" w:rsidRDefault="00497D2F" w:rsidP="00257918">
      <w:pPr>
        <w:rPr>
          <w:rFonts w:cs="Times New Roman"/>
          <w:b/>
          <w:szCs w:val="24"/>
        </w:rPr>
      </w:pPr>
    </w:p>
    <w:p w14:paraId="54C422CC" w14:textId="77777777" w:rsidR="00497D2F" w:rsidRDefault="00497D2F" w:rsidP="00257918">
      <w:pPr>
        <w:rPr>
          <w:rFonts w:cs="Times New Roman"/>
          <w:b/>
          <w:szCs w:val="24"/>
        </w:rPr>
      </w:pPr>
    </w:p>
    <w:p w14:paraId="001274F5" w14:textId="77777777" w:rsidR="00BE3BBF" w:rsidRDefault="00BE3BBF" w:rsidP="00257918">
      <w:pPr>
        <w:rPr>
          <w:rFonts w:cs="Times New Roman"/>
          <w:b/>
          <w:szCs w:val="24"/>
        </w:rPr>
      </w:pPr>
    </w:p>
    <w:p w14:paraId="24AFAFED" w14:textId="77777777" w:rsidR="00497D2F" w:rsidRDefault="00497D2F" w:rsidP="00257918">
      <w:pPr>
        <w:rPr>
          <w:rFonts w:cs="Times New Roman"/>
          <w:b/>
          <w:szCs w:val="24"/>
        </w:rPr>
      </w:pPr>
    </w:p>
    <w:p w14:paraId="32CC406C" w14:textId="733F4F11" w:rsidR="00115036" w:rsidRPr="00285913" w:rsidRDefault="002649F5" w:rsidP="00285913">
      <w:pPr>
        <w:jc w:val="center"/>
        <w:rPr>
          <w:b/>
        </w:rPr>
      </w:pPr>
      <w:bookmarkStart w:id="30" w:name="_Toc440985137"/>
      <w:r>
        <w:rPr>
          <w:b/>
        </w:rPr>
        <w:lastRenderedPageBreak/>
        <w:t>6</w:t>
      </w:r>
      <w:r w:rsidR="00115036" w:rsidRPr="00285913">
        <w:rPr>
          <w:b/>
        </w:rPr>
        <w:t xml:space="preserve"> Marco </w:t>
      </w:r>
      <w:r w:rsidR="0064331C">
        <w:rPr>
          <w:b/>
        </w:rPr>
        <w:t>t</w:t>
      </w:r>
      <w:r w:rsidR="00115036" w:rsidRPr="00285913">
        <w:rPr>
          <w:b/>
        </w:rPr>
        <w:t>eórico</w:t>
      </w:r>
      <w:bookmarkEnd w:id="30"/>
    </w:p>
    <w:p w14:paraId="584DF59E" w14:textId="77777777" w:rsidR="00D14161" w:rsidRDefault="00D14161" w:rsidP="004B3744">
      <w:pPr>
        <w:ind w:firstLine="708"/>
        <w:rPr>
          <w:rFonts w:cs="Times New Roman"/>
          <w:szCs w:val="24"/>
        </w:rPr>
      </w:pPr>
    </w:p>
    <w:p w14:paraId="4A69CD7D" w14:textId="3EA37EA2" w:rsidR="00042255" w:rsidRDefault="00042255" w:rsidP="00042255">
      <w:pPr>
        <w:jc w:val="left"/>
        <w:rPr>
          <w:rFonts w:cs="Times New Roman"/>
          <w:b/>
          <w:bCs/>
          <w:szCs w:val="24"/>
        </w:rPr>
      </w:pPr>
      <w:r w:rsidRPr="00042255">
        <w:rPr>
          <w:rFonts w:cs="Times New Roman"/>
          <w:b/>
          <w:bCs/>
          <w:szCs w:val="24"/>
        </w:rPr>
        <w:t>6.1 Sistemas de identificación automática</w:t>
      </w:r>
      <w:r>
        <w:rPr>
          <w:rFonts w:cs="Times New Roman"/>
          <w:b/>
          <w:bCs/>
          <w:szCs w:val="24"/>
        </w:rPr>
        <w:t>.</w:t>
      </w:r>
    </w:p>
    <w:p w14:paraId="34BFF48E" w14:textId="32E5338F" w:rsidR="00042255" w:rsidRPr="00042255" w:rsidRDefault="00042255" w:rsidP="00042255">
      <w:pPr>
        <w:jc w:val="left"/>
        <w:rPr>
          <w:rFonts w:cs="Times New Roman"/>
          <w:b/>
          <w:bCs/>
          <w:szCs w:val="24"/>
        </w:rPr>
      </w:pPr>
      <w:r>
        <w:rPr>
          <w:rFonts w:cs="Times New Roman"/>
          <w:b/>
          <w:bCs/>
          <w:szCs w:val="24"/>
        </w:rPr>
        <w:tab/>
      </w:r>
    </w:p>
    <w:p w14:paraId="24513FBA" w14:textId="1A60A4CA" w:rsidR="00CE5CE5" w:rsidRDefault="00CE5CE5" w:rsidP="00211DCC">
      <w:pPr>
        <w:ind w:firstLine="708"/>
        <w:rPr>
          <w:rFonts w:cs="Times New Roman"/>
          <w:szCs w:val="24"/>
        </w:rPr>
      </w:pPr>
      <w:r w:rsidRPr="00CE5CE5">
        <w:rPr>
          <w:rFonts w:cs="Times New Roman"/>
          <w:szCs w:val="24"/>
        </w:rPr>
        <w:t>Los sistemas de identificación automática comprenden un conjunto de tecnologías diseñadas para identificar objetos, personas o activos y capturar información asociada a ellos de forma automática</w:t>
      </w:r>
      <w:r w:rsidR="00D277C1">
        <w:rPr>
          <w:rFonts w:cs="Times New Roman"/>
          <w:szCs w:val="24"/>
        </w:rPr>
        <w:t xml:space="preserve"> </w:t>
      </w:r>
      <w:r w:rsidR="00D277C1" w:rsidRPr="00D277C1">
        <w:rPr>
          <w:rFonts w:cs="Times New Roman"/>
          <w:szCs w:val="24"/>
        </w:rPr>
        <w:t>(Pozar, 2012)</w:t>
      </w:r>
      <w:r w:rsidRPr="00CE5CE5">
        <w:rPr>
          <w:rFonts w:cs="Times New Roman"/>
          <w:szCs w:val="24"/>
        </w:rPr>
        <w:t>. Estas tecnologías permiten reducir la intervención humana, minimizar errores operativos y mejorar la eficiencia en los procesos de gestión de información.</w:t>
      </w:r>
      <w:r w:rsidR="00211DCC">
        <w:rPr>
          <w:rFonts w:cs="Times New Roman"/>
          <w:szCs w:val="24"/>
        </w:rPr>
        <w:t xml:space="preserve"> </w:t>
      </w:r>
      <w:r w:rsidRPr="00CE5CE5">
        <w:rPr>
          <w:rFonts w:cs="Times New Roman"/>
          <w:szCs w:val="24"/>
        </w:rPr>
        <w:t>Dentro de este campo se encuentra el concepto de AIDC (Automatic Identification and Data Capture)</w:t>
      </w:r>
      <w:r w:rsidR="009A6D6D">
        <w:rPr>
          <w:rFonts w:cs="Times New Roman"/>
          <w:szCs w:val="24"/>
        </w:rPr>
        <w:t xml:space="preserve"> </w:t>
      </w:r>
      <w:r w:rsidR="009A6D6D" w:rsidRPr="009A6D6D">
        <w:rPr>
          <w:rFonts w:cs="Times New Roman"/>
          <w:szCs w:val="24"/>
        </w:rPr>
        <w:t>(Finkenzeller, 2010)</w:t>
      </w:r>
      <w:r w:rsidRPr="00CE5CE5">
        <w:rPr>
          <w:rFonts w:cs="Times New Roman"/>
          <w:szCs w:val="24"/>
        </w:rPr>
        <w:t>, que incluye tecnologías como códigos de barras, códigos QR, tarjetas inteligentes, biometría y la identificación por radiofrecuencia.</w:t>
      </w:r>
    </w:p>
    <w:p w14:paraId="4549A8B3" w14:textId="77777777" w:rsidR="00211DCC" w:rsidRPr="00CE5CE5" w:rsidRDefault="00211DCC" w:rsidP="00211DCC">
      <w:pPr>
        <w:ind w:firstLine="708"/>
        <w:rPr>
          <w:rFonts w:cs="Times New Roman"/>
          <w:szCs w:val="24"/>
        </w:rPr>
      </w:pPr>
    </w:p>
    <w:p w14:paraId="7FEE3063" w14:textId="00932864" w:rsidR="00CE5CE5" w:rsidRDefault="00CE5CE5" w:rsidP="00211DCC">
      <w:pPr>
        <w:ind w:firstLine="708"/>
        <w:rPr>
          <w:rFonts w:cs="Times New Roman"/>
          <w:szCs w:val="24"/>
        </w:rPr>
      </w:pPr>
      <w:r w:rsidRPr="00CE5CE5">
        <w:rPr>
          <w:rFonts w:cs="Times New Roman"/>
          <w:szCs w:val="24"/>
        </w:rPr>
        <w:t xml:space="preserve">Una de las tecnologías más utilizadas </w:t>
      </w:r>
      <w:r w:rsidR="0085388C">
        <w:rPr>
          <w:rFonts w:cs="Times New Roman"/>
          <w:szCs w:val="24"/>
        </w:rPr>
        <w:t>en este grupo es la Radio Frequency Identification (RFID), que permite la identificación automática mediante</w:t>
      </w:r>
      <w:r w:rsidRPr="00CE5CE5">
        <w:rPr>
          <w:rFonts w:cs="Times New Roman"/>
          <w:szCs w:val="24"/>
        </w:rPr>
        <w:t xml:space="preserve"> ondas electromagnéticas</w:t>
      </w:r>
      <w:r w:rsidR="009A6D6D">
        <w:rPr>
          <w:rFonts w:cs="Times New Roman"/>
          <w:szCs w:val="24"/>
        </w:rPr>
        <w:t xml:space="preserve"> </w:t>
      </w:r>
      <w:r w:rsidR="009A6D6D" w:rsidRPr="009A6D6D">
        <w:rPr>
          <w:rFonts w:cs="Times New Roman"/>
          <w:szCs w:val="24"/>
        </w:rPr>
        <w:t>(Finkenzeller, 2010)</w:t>
      </w:r>
      <w:r w:rsidR="009A6D6D">
        <w:rPr>
          <w:rFonts w:cs="Times New Roman"/>
          <w:szCs w:val="24"/>
        </w:rPr>
        <w:t>.</w:t>
      </w:r>
      <w:r w:rsidRPr="00CE5CE5">
        <w:rPr>
          <w:rFonts w:cs="Times New Roman"/>
          <w:szCs w:val="24"/>
        </w:rPr>
        <w:t xml:space="preserve"> A diferencia de los sistemas basados en códigos de barras, RFID no requiere </w:t>
      </w:r>
      <w:r w:rsidR="0085388C">
        <w:rPr>
          <w:rFonts w:cs="Times New Roman"/>
          <w:szCs w:val="24"/>
        </w:rPr>
        <w:t xml:space="preserve">una </w:t>
      </w:r>
      <w:r w:rsidRPr="00CE5CE5">
        <w:rPr>
          <w:rFonts w:cs="Times New Roman"/>
          <w:szCs w:val="24"/>
        </w:rPr>
        <w:t>línea de visión directa entre el lector y el objeto identificado, lo que permite realizar lecturas simultáneas de múltiples elementos.</w:t>
      </w:r>
    </w:p>
    <w:p w14:paraId="797E5707" w14:textId="77777777" w:rsidR="00211DCC" w:rsidRPr="00CE5CE5" w:rsidRDefault="00211DCC" w:rsidP="00211DCC">
      <w:pPr>
        <w:ind w:firstLine="708"/>
        <w:rPr>
          <w:rFonts w:cs="Times New Roman"/>
          <w:szCs w:val="24"/>
        </w:rPr>
      </w:pPr>
    </w:p>
    <w:p w14:paraId="0AADDA7D" w14:textId="09059D97" w:rsidR="0065676B" w:rsidRDefault="00CE5CE5" w:rsidP="00211DCC">
      <w:pPr>
        <w:ind w:firstLine="708"/>
        <w:rPr>
          <w:rFonts w:cs="Times New Roman"/>
          <w:szCs w:val="24"/>
        </w:rPr>
      </w:pPr>
      <w:r w:rsidRPr="00D277C1">
        <w:rPr>
          <w:rFonts w:cs="Times New Roman"/>
          <w:szCs w:val="24"/>
        </w:rPr>
        <w:t xml:space="preserve">En bibliotecas modernas, los sistemas RFID se utilizan para automatizar procesos de gestión del material bibliográfico, </w:t>
      </w:r>
      <w:r w:rsidR="0085388C">
        <w:rPr>
          <w:rFonts w:cs="Times New Roman"/>
          <w:szCs w:val="24"/>
        </w:rPr>
        <w:t xml:space="preserve">incluidos el registro de préstamos y devoluciones, y el </w:t>
      </w:r>
      <w:r w:rsidRPr="00D277C1">
        <w:rPr>
          <w:rFonts w:cs="Times New Roman"/>
          <w:szCs w:val="24"/>
        </w:rPr>
        <w:t xml:space="preserve">control de inventarios. La implementación de esta tecnología permite optimizar el tiempo de gestión, reducir </w:t>
      </w:r>
      <w:r w:rsidR="0085388C">
        <w:rPr>
          <w:rFonts w:cs="Times New Roman"/>
          <w:szCs w:val="24"/>
        </w:rPr>
        <w:t xml:space="preserve">las </w:t>
      </w:r>
      <w:r w:rsidRPr="00D277C1">
        <w:rPr>
          <w:rFonts w:cs="Times New Roman"/>
          <w:szCs w:val="24"/>
        </w:rPr>
        <w:t>pérdidas de material y mejorar la trazabilidad de los recursos bibliográficos.</w:t>
      </w:r>
    </w:p>
    <w:p w14:paraId="5F5D5F3F" w14:textId="77777777" w:rsidR="00042255" w:rsidRDefault="00042255" w:rsidP="00211DCC">
      <w:pPr>
        <w:ind w:firstLine="708"/>
        <w:rPr>
          <w:rFonts w:cs="Times New Roman"/>
          <w:szCs w:val="24"/>
        </w:rPr>
      </w:pPr>
    </w:p>
    <w:p w14:paraId="44C823F2" w14:textId="061B0B49" w:rsidR="00042255" w:rsidRPr="00042255" w:rsidRDefault="00042255" w:rsidP="00211DCC">
      <w:pPr>
        <w:rPr>
          <w:rFonts w:cs="Times New Roman"/>
          <w:b/>
          <w:bCs/>
          <w:szCs w:val="24"/>
        </w:rPr>
      </w:pPr>
      <w:r w:rsidRPr="00042255">
        <w:rPr>
          <w:rFonts w:cs="Times New Roman"/>
          <w:b/>
          <w:bCs/>
          <w:szCs w:val="24"/>
        </w:rPr>
        <w:t>6.2 RFID: definición y arquitectura.</w:t>
      </w:r>
    </w:p>
    <w:p w14:paraId="74004F99" w14:textId="77777777" w:rsidR="00042255" w:rsidRPr="00D277C1" w:rsidRDefault="00042255" w:rsidP="00211DCC">
      <w:pPr>
        <w:rPr>
          <w:rFonts w:cs="Times New Roman"/>
          <w:szCs w:val="24"/>
        </w:rPr>
      </w:pPr>
    </w:p>
    <w:p w14:paraId="38E87C62" w14:textId="77777777" w:rsidR="00D277C1" w:rsidRDefault="00D277C1" w:rsidP="00211DCC">
      <w:pPr>
        <w:ind w:firstLine="708"/>
        <w:rPr>
          <w:rFonts w:cs="Times New Roman"/>
          <w:szCs w:val="24"/>
        </w:rPr>
      </w:pPr>
      <w:r w:rsidRPr="00D277C1">
        <w:rPr>
          <w:rFonts w:cs="Times New Roman"/>
          <w:szCs w:val="24"/>
        </w:rPr>
        <w:t>La Radio Frequency Identification (RFID) es una tecnología de identificación inalámbrica que utiliza ondas de radio para transmitir información entre un lector y una etiqueta electrónica asociada a un objeto.</w:t>
      </w:r>
    </w:p>
    <w:p w14:paraId="1787A700" w14:textId="77777777" w:rsidR="00211DCC" w:rsidRPr="00D277C1" w:rsidRDefault="00211DCC" w:rsidP="00211DCC">
      <w:pPr>
        <w:ind w:firstLine="708"/>
        <w:rPr>
          <w:rFonts w:cs="Times New Roman"/>
          <w:szCs w:val="24"/>
        </w:rPr>
      </w:pPr>
    </w:p>
    <w:p w14:paraId="49F88149" w14:textId="77777777" w:rsidR="00D277C1" w:rsidRPr="00D277C1" w:rsidRDefault="00D277C1" w:rsidP="00211DCC">
      <w:pPr>
        <w:ind w:firstLine="708"/>
        <w:rPr>
          <w:rFonts w:cs="Times New Roman"/>
          <w:szCs w:val="24"/>
        </w:rPr>
      </w:pPr>
      <w:r w:rsidRPr="00D277C1">
        <w:rPr>
          <w:rFonts w:cs="Times New Roman"/>
          <w:szCs w:val="24"/>
        </w:rPr>
        <w:t>Un sistema RFID está compuesto por tres elementos fundamentales:</w:t>
      </w:r>
    </w:p>
    <w:p w14:paraId="5D84A483" w14:textId="7120FB66" w:rsidR="00D277C1" w:rsidRPr="00DA19F0" w:rsidRDefault="00D277C1" w:rsidP="00DA19F0">
      <w:pPr>
        <w:pStyle w:val="Prrafodelista"/>
        <w:numPr>
          <w:ilvl w:val="0"/>
          <w:numId w:val="44"/>
        </w:numPr>
        <w:rPr>
          <w:rFonts w:cs="Times New Roman"/>
          <w:szCs w:val="24"/>
        </w:rPr>
      </w:pPr>
      <w:r w:rsidRPr="00DA19F0">
        <w:rPr>
          <w:rFonts w:cs="Times New Roman"/>
          <w:szCs w:val="24"/>
        </w:rPr>
        <w:lastRenderedPageBreak/>
        <w:t>Etiqueta RFID (tag)</w:t>
      </w:r>
      <w:r w:rsidR="008F52F9" w:rsidRPr="00DA19F0">
        <w:rPr>
          <w:rFonts w:cs="Times New Roman"/>
          <w:szCs w:val="24"/>
        </w:rPr>
        <w:t>.</w:t>
      </w:r>
    </w:p>
    <w:p w14:paraId="44A80B02" w14:textId="19596707" w:rsidR="00D277C1" w:rsidRPr="00DA19F0" w:rsidRDefault="00D277C1" w:rsidP="00DA19F0">
      <w:pPr>
        <w:pStyle w:val="Prrafodelista"/>
        <w:numPr>
          <w:ilvl w:val="0"/>
          <w:numId w:val="44"/>
        </w:numPr>
        <w:rPr>
          <w:rFonts w:cs="Times New Roman"/>
          <w:szCs w:val="24"/>
        </w:rPr>
      </w:pPr>
      <w:r w:rsidRPr="00DA19F0">
        <w:rPr>
          <w:rFonts w:cs="Times New Roman"/>
          <w:szCs w:val="24"/>
        </w:rPr>
        <w:t>Lector RFID</w:t>
      </w:r>
      <w:r w:rsidR="008F52F9" w:rsidRPr="00DA19F0">
        <w:rPr>
          <w:rFonts w:cs="Times New Roman"/>
          <w:szCs w:val="24"/>
        </w:rPr>
        <w:t>.</w:t>
      </w:r>
    </w:p>
    <w:p w14:paraId="7DBB2842" w14:textId="15D22B79" w:rsidR="00D277C1" w:rsidRPr="00DA19F0" w:rsidRDefault="00D277C1" w:rsidP="00DA19F0">
      <w:pPr>
        <w:pStyle w:val="Prrafodelista"/>
        <w:numPr>
          <w:ilvl w:val="0"/>
          <w:numId w:val="44"/>
        </w:numPr>
        <w:rPr>
          <w:rFonts w:cs="Times New Roman"/>
          <w:szCs w:val="24"/>
        </w:rPr>
      </w:pPr>
      <w:r w:rsidRPr="00DA19F0">
        <w:rPr>
          <w:rFonts w:cs="Times New Roman"/>
          <w:szCs w:val="24"/>
        </w:rPr>
        <w:t>Sistema de procesamiento de datos</w:t>
      </w:r>
      <w:r w:rsidR="008F52F9" w:rsidRPr="00DA19F0">
        <w:rPr>
          <w:rFonts w:cs="Times New Roman"/>
          <w:szCs w:val="24"/>
        </w:rPr>
        <w:t>.</w:t>
      </w:r>
    </w:p>
    <w:p w14:paraId="0B3AB310" w14:textId="77777777" w:rsidR="00211DCC" w:rsidRPr="00D277C1" w:rsidRDefault="00211DCC" w:rsidP="00DA19F0">
      <w:pPr>
        <w:ind w:left="720"/>
        <w:rPr>
          <w:rFonts w:cs="Times New Roman"/>
          <w:szCs w:val="24"/>
        </w:rPr>
      </w:pPr>
    </w:p>
    <w:p w14:paraId="100478B2" w14:textId="30B5F593" w:rsidR="00D277C1" w:rsidRDefault="00D277C1" w:rsidP="00211DCC">
      <w:pPr>
        <w:ind w:firstLine="708"/>
        <w:rPr>
          <w:rFonts w:cs="Times New Roman"/>
          <w:szCs w:val="24"/>
        </w:rPr>
      </w:pPr>
      <w:r w:rsidRPr="00D277C1">
        <w:rPr>
          <w:rFonts w:cs="Times New Roman"/>
          <w:szCs w:val="24"/>
        </w:rPr>
        <w:t>El lector emite una señal electromagnética a través de una antena. Cuando una etiqueta RFID entra en el área de cobertura, recibe energía del campo electromagnético y transmite la información almacenada en su microchip.</w:t>
      </w:r>
    </w:p>
    <w:p w14:paraId="62F1B842" w14:textId="77777777" w:rsidR="00211DCC" w:rsidRPr="00D277C1" w:rsidRDefault="00211DCC" w:rsidP="00211DCC">
      <w:pPr>
        <w:ind w:firstLine="708"/>
        <w:rPr>
          <w:rFonts w:cs="Times New Roman"/>
          <w:szCs w:val="24"/>
        </w:rPr>
      </w:pPr>
    </w:p>
    <w:p w14:paraId="1696FCF0" w14:textId="76709184" w:rsidR="00D277C1" w:rsidRDefault="00D277C1" w:rsidP="00211DCC">
      <w:pPr>
        <w:ind w:firstLine="708"/>
        <w:rPr>
          <w:rFonts w:cs="Times New Roman"/>
          <w:szCs w:val="24"/>
        </w:rPr>
      </w:pPr>
      <w:r w:rsidRPr="00D277C1">
        <w:rPr>
          <w:rFonts w:cs="Times New Roman"/>
          <w:szCs w:val="24"/>
        </w:rPr>
        <w:t>En sistemas</w:t>
      </w:r>
      <w:r>
        <w:rPr>
          <w:rFonts w:cs="Times New Roman"/>
          <w:szCs w:val="24"/>
        </w:rPr>
        <w:t xml:space="preserve"> de gestión</w:t>
      </w:r>
      <w:r w:rsidRPr="00D277C1">
        <w:rPr>
          <w:rFonts w:cs="Times New Roman"/>
          <w:szCs w:val="24"/>
        </w:rPr>
        <w:t xml:space="preserve"> biblioteca</w:t>
      </w:r>
      <w:r>
        <w:rPr>
          <w:rFonts w:cs="Times New Roman"/>
          <w:szCs w:val="24"/>
        </w:rPr>
        <w:t>ria</w:t>
      </w:r>
      <w:r w:rsidRPr="00D277C1">
        <w:rPr>
          <w:rFonts w:cs="Times New Roman"/>
          <w:szCs w:val="24"/>
        </w:rPr>
        <w:t xml:space="preserve">, las etiquetas RFID </w:t>
      </w:r>
      <w:r>
        <w:rPr>
          <w:rFonts w:cs="Times New Roman"/>
          <w:szCs w:val="24"/>
        </w:rPr>
        <w:t>deben ser</w:t>
      </w:r>
      <w:r w:rsidRPr="00D277C1">
        <w:rPr>
          <w:rFonts w:cs="Times New Roman"/>
          <w:szCs w:val="24"/>
        </w:rPr>
        <w:t xml:space="preserve"> instaladas en cada libro para permitir su identificación automática cuando pasan cerca del lector.</w:t>
      </w:r>
    </w:p>
    <w:p w14:paraId="41B92698" w14:textId="77777777" w:rsidR="00211DCC" w:rsidRPr="00D277C1" w:rsidRDefault="00211DCC" w:rsidP="00211DCC">
      <w:pPr>
        <w:ind w:firstLine="708"/>
        <w:rPr>
          <w:rFonts w:cs="Times New Roman"/>
          <w:szCs w:val="24"/>
        </w:rPr>
      </w:pPr>
    </w:p>
    <w:p w14:paraId="39724679" w14:textId="77777777" w:rsidR="00D277C1" w:rsidRDefault="00D277C1" w:rsidP="00211DCC">
      <w:pPr>
        <w:ind w:firstLine="708"/>
        <w:rPr>
          <w:rFonts w:cs="Times New Roman"/>
          <w:szCs w:val="24"/>
        </w:rPr>
      </w:pPr>
      <w:r w:rsidRPr="00D277C1">
        <w:rPr>
          <w:rFonts w:cs="Times New Roman"/>
          <w:szCs w:val="24"/>
        </w:rPr>
        <w:t>Las etiquetas pueden clasificarse en:</w:t>
      </w:r>
    </w:p>
    <w:p w14:paraId="66BADF77" w14:textId="77777777" w:rsidR="00211DCC" w:rsidRPr="00D277C1" w:rsidRDefault="00211DCC" w:rsidP="00211DCC">
      <w:pPr>
        <w:ind w:firstLine="708"/>
        <w:rPr>
          <w:rFonts w:cs="Times New Roman"/>
          <w:szCs w:val="24"/>
        </w:rPr>
      </w:pPr>
    </w:p>
    <w:p w14:paraId="70066E24" w14:textId="352F2663" w:rsidR="00D277C1" w:rsidRPr="00211DCC" w:rsidRDefault="006E5432" w:rsidP="00211DCC">
      <w:pPr>
        <w:pStyle w:val="Prrafodelista"/>
        <w:numPr>
          <w:ilvl w:val="0"/>
          <w:numId w:val="32"/>
        </w:numPr>
        <w:rPr>
          <w:rFonts w:cs="Times New Roman"/>
          <w:szCs w:val="24"/>
        </w:rPr>
      </w:pPr>
      <w:r w:rsidRPr="00211DCC">
        <w:rPr>
          <w:rFonts w:cs="Times New Roman"/>
          <w:szCs w:val="24"/>
        </w:rPr>
        <w:t>P</w:t>
      </w:r>
      <w:r w:rsidR="00D277C1" w:rsidRPr="00211DCC">
        <w:rPr>
          <w:rFonts w:cs="Times New Roman"/>
          <w:szCs w:val="24"/>
        </w:rPr>
        <w:t>asivas</w:t>
      </w:r>
    </w:p>
    <w:p w14:paraId="41BC4148" w14:textId="7B66B815" w:rsidR="00D277C1" w:rsidRPr="00211DCC" w:rsidRDefault="006E5432" w:rsidP="00211DCC">
      <w:pPr>
        <w:pStyle w:val="Prrafodelista"/>
        <w:numPr>
          <w:ilvl w:val="0"/>
          <w:numId w:val="32"/>
        </w:numPr>
        <w:rPr>
          <w:rFonts w:cs="Times New Roman"/>
          <w:szCs w:val="24"/>
        </w:rPr>
      </w:pPr>
      <w:r w:rsidRPr="00211DCC">
        <w:rPr>
          <w:rFonts w:cs="Times New Roman"/>
          <w:szCs w:val="24"/>
        </w:rPr>
        <w:t>A</w:t>
      </w:r>
      <w:r w:rsidR="00D277C1" w:rsidRPr="00211DCC">
        <w:rPr>
          <w:rFonts w:cs="Times New Roman"/>
          <w:szCs w:val="24"/>
        </w:rPr>
        <w:t>ctivas</w:t>
      </w:r>
    </w:p>
    <w:p w14:paraId="6E2137B4" w14:textId="55ECF2CC" w:rsidR="00D277C1" w:rsidRDefault="006E5432" w:rsidP="00211DCC">
      <w:pPr>
        <w:pStyle w:val="Prrafodelista"/>
        <w:numPr>
          <w:ilvl w:val="0"/>
          <w:numId w:val="32"/>
        </w:numPr>
        <w:rPr>
          <w:rFonts w:cs="Times New Roman"/>
          <w:szCs w:val="24"/>
        </w:rPr>
      </w:pPr>
      <w:r w:rsidRPr="00211DCC">
        <w:rPr>
          <w:rFonts w:cs="Times New Roman"/>
          <w:szCs w:val="24"/>
        </w:rPr>
        <w:t>S</w:t>
      </w:r>
      <w:r w:rsidR="00D277C1" w:rsidRPr="00211DCC">
        <w:rPr>
          <w:rFonts w:cs="Times New Roman"/>
          <w:szCs w:val="24"/>
        </w:rPr>
        <w:t>emipasivas</w:t>
      </w:r>
    </w:p>
    <w:p w14:paraId="32AAA935" w14:textId="77777777" w:rsidR="00211DCC" w:rsidRPr="00211DCC" w:rsidRDefault="00211DCC" w:rsidP="00211DCC">
      <w:pPr>
        <w:pStyle w:val="Prrafodelista"/>
        <w:ind w:left="1440"/>
        <w:rPr>
          <w:rFonts w:cs="Times New Roman"/>
          <w:szCs w:val="24"/>
        </w:rPr>
      </w:pPr>
    </w:p>
    <w:p w14:paraId="0B62D859" w14:textId="36588988" w:rsidR="00D277C1" w:rsidRDefault="00D277C1" w:rsidP="00211DCC">
      <w:pPr>
        <w:ind w:firstLine="708"/>
        <w:rPr>
          <w:rFonts w:cs="Times New Roman"/>
          <w:szCs w:val="24"/>
        </w:rPr>
      </w:pPr>
      <w:r w:rsidRPr="00D277C1">
        <w:rPr>
          <w:rFonts w:cs="Times New Roman"/>
          <w:szCs w:val="24"/>
        </w:rPr>
        <w:t xml:space="preserve">En </w:t>
      </w:r>
      <w:r>
        <w:rPr>
          <w:rFonts w:cs="Times New Roman"/>
          <w:szCs w:val="24"/>
        </w:rPr>
        <w:t xml:space="preserve">este tipo de </w:t>
      </w:r>
      <w:r w:rsidRPr="00D277C1">
        <w:rPr>
          <w:rFonts w:cs="Times New Roman"/>
          <w:szCs w:val="24"/>
        </w:rPr>
        <w:t>aplicaciones se utilizan principalmente etiquetas pasivas, debido a su bajo costo, tamaño reducido y larga vida útil (Finkenzeller, 2010).</w:t>
      </w:r>
    </w:p>
    <w:p w14:paraId="635ED317" w14:textId="77777777" w:rsidR="00211DCC" w:rsidRPr="00D277C1" w:rsidRDefault="00211DCC" w:rsidP="00211DCC">
      <w:pPr>
        <w:ind w:firstLine="708"/>
        <w:rPr>
          <w:rFonts w:cs="Times New Roman"/>
          <w:szCs w:val="24"/>
        </w:rPr>
      </w:pPr>
    </w:p>
    <w:p w14:paraId="6A128DCB" w14:textId="12C95B2B" w:rsidR="00D277C1" w:rsidRDefault="00D277C1" w:rsidP="00211DCC">
      <w:pPr>
        <w:ind w:firstLine="708"/>
        <w:rPr>
          <w:rFonts w:cs="Times New Roman"/>
          <w:szCs w:val="24"/>
        </w:rPr>
      </w:pPr>
      <w:r w:rsidRPr="00D277C1">
        <w:rPr>
          <w:rFonts w:cs="Times New Roman"/>
          <w:szCs w:val="24"/>
        </w:rPr>
        <w:t xml:space="preserve">En este contexto, el sistema RFID permite desarrollar soluciones automatizadas para el control eficiente de </w:t>
      </w:r>
      <w:r w:rsidR="0085388C">
        <w:rPr>
          <w:rFonts w:cs="Times New Roman"/>
          <w:szCs w:val="24"/>
        </w:rPr>
        <w:t>los libros, facilitando los</w:t>
      </w:r>
      <w:r w:rsidRPr="00D277C1">
        <w:rPr>
          <w:rFonts w:cs="Times New Roman"/>
          <w:szCs w:val="24"/>
        </w:rPr>
        <w:t xml:space="preserve"> procesos de inventario y localización dentro del sistema bibliotecario.</w:t>
      </w:r>
    </w:p>
    <w:p w14:paraId="104283AA" w14:textId="77777777" w:rsidR="00042255" w:rsidRDefault="00042255" w:rsidP="00211DCC">
      <w:pPr>
        <w:ind w:firstLine="708"/>
        <w:rPr>
          <w:rFonts w:cs="Times New Roman"/>
          <w:szCs w:val="24"/>
        </w:rPr>
      </w:pPr>
    </w:p>
    <w:p w14:paraId="40948C52" w14:textId="10288F27" w:rsidR="00042255" w:rsidRDefault="00042255" w:rsidP="00211DCC">
      <w:pPr>
        <w:rPr>
          <w:rFonts w:cs="Times New Roman"/>
          <w:b/>
          <w:bCs/>
          <w:szCs w:val="24"/>
        </w:rPr>
      </w:pPr>
      <w:r w:rsidRPr="00042255">
        <w:rPr>
          <w:rFonts w:cs="Times New Roman"/>
          <w:b/>
          <w:bCs/>
          <w:szCs w:val="24"/>
        </w:rPr>
        <w:t>6.</w:t>
      </w:r>
      <w:r>
        <w:rPr>
          <w:rFonts w:cs="Times New Roman"/>
          <w:b/>
          <w:bCs/>
          <w:szCs w:val="24"/>
        </w:rPr>
        <w:t>3</w:t>
      </w:r>
      <w:r w:rsidRPr="00042255">
        <w:rPr>
          <w:rFonts w:cs="Times New Roman"/>
          <w:b/>
          <w:bCs/>
          <w:szCs w:val="24"/>
        </w:rPr>
        <w:t xml:space="preserve"> Antenas en sistemas RFID</w:t>
      </w:r>
    </w:p>
    <w:p w14:paraId="5C804624" w14:textId="77777777" w:rsidR="00042255" w:rsidRPr="00D277C1" w:rsidRDefault="00042255" w:rsidP="00211DCC">
      <w:pPr>
        <w:rPr>
          <w:rFonts w:cs="Times New Roman"/>
          <w:szCs w:val="24"/>
        </w:rPr>
      </w:pPr>
    </w:p>
    <w:p w14:paraId="65797F64" w14:textId="32115FDA" w:rsidR="008F52F9" w:rsidRPr="008F52F9" w:rsidRDefault="008F52F9" w:rsidP="00211DCC">
      <w:pPr>
        <w:ind w:firstLine="708"/>
        <w:rPr>
          <w:rFonts w:cs="Times New Roman"/>
          <w:szCs w:val="24"/>
        </w:rPr>
      </w:pPr>
      <w:r w:rsidRPr="008F52F9">
        <w:rPr>
          <w:rFonts w:cs="Times New Roman"/>
          <w:szCs w:val="24"/>
        </w:rPr>
        <w:t xml:space="preserve">Las antenas </w:t>
      </w:r>
      <w:r>
        <w:rPr>
          <w:rFonts w:cs="Times New Roman"/>
          <w:szCs w:val="24"/>
        </w:rPr>
        <w:t>son</w:t>
      </w:r>
      <w:r w:rsidRPr="008F52F9">
        <w:rPr>
          <w:rFonts w:cs="Times New Roman"/>
          <w:szCs w:val="24"/>
        </w:rPr>
        <w:t xml:space="preserve"> un componente fundamental en los sistemas RFID, ya que </w:t>
      </w:r>
      <w:r w:rsidR="0085388C">
        <w:rPr>
          <w:rFonts w:cs="Times New Roman"/>
          <w:szCs w:val="24"/>
        </w:rPr>
        <w:t>se encargan</w:t>
      </w:r>
      <w:r w:rsidRPr="008F52F9">
        <w:rPr>
          <w:rFonts w:cs="Times New Roman"/>
          <w:szCs w:val="24"/>
        </w:rPr>
        <w:t xml:space="preserve"> de la transmisión y recepción de las señales electromagnéticas que permiten la comunicación entre el lector y las etiquetas</w:t>
      </w:r>
      <w:r>
        <w:rPr>
          <w:rFonts w:cs="Times New Roman"/>
          <w:szCs w:val="24"/>
        </w:rPr>
        <w:t xml:space="preserve"> </w:t>
      </w:r>
      <w:r w:rsidRPr="008F52F9">
        <w:rPr>
          <w:rFonts w:cs="Times New Roman"/>
          <w:szCs w:val="24"/>
        </w:rPr>
        <w:t>(Balanis, 2016).</w:t>
      </w:r>
      <w:r>
        <w:rPr>
          <w:rFonts w:cs="Times New Roman"/>
          <w:szCs w:val="24"/>
        </w:rPr>
        <w:t xml:space="preserve"> </w:t>
      </w:r>
    </w:p>
    <w:p w14:paraId="01191831" w14:textId="77777777" w:rsidR="008F52F9" w:rsidRDefault="008F52F9" w:rsidP="00211DCC">
      <w:pPr>
        <w:ind w:firstLine="708"/>
        <w:rPr>
          <w:rFonts w:cs="Times New Roman"/>
          <w:szCs w:val="24"/>
        </w:rPr>
      </w:pPr>
      <w:r w:rsidRPr="008F52F9">
        <w:rPr>
          <w:rFonts w:cs="Times New Roman"/>
          <w:szCs w:val="24"/>
        </w:rPr>
        <w:lastRenderedPageBreak/>
        <w:t>El desempeño del sistema RFID depende en gran medida de las características de la antena utilizada, tales como:</w:t>
      </w:r>
    </w:p>
    <w:p w14:paraId="526B1557" w14:textId="77777777" w:rsidR="00211DCC" w:rsidRPr="008F52F9" w:rsidRDefault="00211DCC" w:rsidP="00211DCC">
      <w:pPr>
        <w:ind w:firstLine="708"/>
        <w:rPr>
          <w:rFonts w:cs="Times New Roman"/>
          <w:szCs w:val="24"/>
        </w:rPr>
      </w:pPr>
    </w:p>
    <w:p w14:paraId="3AC1C2C1" w14:textId="2B157F54" w:rsidR="008F52F9" w:rsidRPr="00BE303C" w:rsidRDefault="008F52F9" w:rsidP="00BE303C">
      <w:pPr>
        <w:pStyle w:val="Prrafodelista"/>
        <w:numPr>
          <w:ilvl w:val="0"/>
          <w:numId w:val="39"/>
        </w:numPr>
        <w:rPr>
          <w:rFonts w:cs="Times New Roman"/>
          <w:szCs w:val="24"/>
        </w:rPr>
      </w:pPr>
      <w:r w:rsidRPr="00BE303C">
        <w:rPr>
          <w:rFonts w:cs="Times New Roman"/>
          <w:szCs w:val="24"/>
        </w:rPr>
        <w:t>Patrón de radiación.</w:t>
      </w:r>
    </w:p>
    <w:p w14:paraId="36592D5F" w14:textId="72C29440" w:rsidR="008F52F9" w:rsidRPr="00BE303C" w:rsidRDefault="008F52F9" w:rsidP="00BE303C">
      <w:pPr>
        <w:pStyle w:val="Prrafodelista"/>
        <w:numPr>
          <w:ilvl w:val="0"/>
          <w:numId w:val="39"/>
        </w:numPr>
        <w:rPr>
          <w:rFonts w:cs="Times New Roman"/>
          <w:szCs w:val="24"/>
        </w:rPr>
      </w:pPr>
      <w:r w:rsidRPr="00BE303C">
        <w:rPr>
          <w:rFonts w:cs="Times New Roman"/>
          <w:szCs w:val="24"/>
        </w:rPr>
        <w:t>Ganancia.</w:t>
      </w:r>
    </w:p>
    <w:p w14:paraId="162E70DA" w14:textId="2DBE5A2E" w:rsidR="008F52F9" w:rsidRPr="00BE303C" w:rsidRDefault="008F52F9" w:rsidP="00BE303C">
      <w:pPr>
        <w:pStyle w:val="Prrafodelista"/>
        <w:numPr>
          <w:ilvl w:val="0"/>
          <w:numId w:val="39"/>
        </w:numPr>
        <w:rPr>
          <w:rFonts w:cs="Times New Roman"/>
          <w:szCs w:val="24"/>
        </w:rPr>
      </w:pPr>
      <w:r w:rsidRPr="00BE303C">
        <w:rPr>
          <w:rFonts w:cs="Times New Roman"/>
          <w:szCs w:val="24"/>
        </w:rPr>
        <w:t>Polarización.</w:t>
      </w:r>
    </w:p>
    <w:p w14:paraId="0EAC1EC9" w14:textId="7A966528" w:rsidR="008F52F9" w:rsidRPr="00BE303C" w:rsidRDefault="008F52F9" w:rsidP="00BE303C">
      <w:pPr>
        <w:pStyle w:val="Prrafodelista"/>
        <w:numPr>
          <w:ilvl w:val="0"/>
          <w:numId w:val="39"/>
        </w:numPr>
        <w:rPr>
          <w:rFonts w:cs="Times New Roman"/>
          <w:szCs w:val="24"/>
        </w:rPr>
      </w:pPr>
      <w:r w:rsidRPr="00BE303C">
        <w:rPr>
          <w:rFonts w:cs="Times New Roman"/>
          <w:szCs w:val="24"/>
        </w:rPr>
        <w:t>Eficiencia de radiación.</w:t>
      </w:r>
    </w:p>
    <w:p w14:paraId="3BC03018" w14:textId="77777777" w:rsidR="00211DCC" w:rsidRPr="008F52F9" w:rsidRDefault="00211DCC" w:rsidP="00BE303C">
      <w:pPr>
        <w:ind w:left="720"/>
        <w:rPr>
          <w:rFonts w:cs="Times New Roman"/>
          <w:szCs w:val="24"/>
        </w:rPr>
      </w:pPr>
    </w:p>
    <w:p w14:paraId="7C25B259" w14:textId="69CDCCF2" w:rsidR="008F52F9" w:rsidRDefault="008F52F9" w:rsidP="00211DCC">
      <w:pPr>
        <w:ind w:firstLine="708"/>
        <w:rPr>
          <w:rFonts w:cs="Times New Roman"/>
          <w:szCs w:val="24"/>
        </w:rPr>
      </w:pPr>
      <w:r w:rsidRPr="008F52F9">
        <w:rPr>
          <w:rFonts w:cs="Times New Roman"/>
          <w:szCs w:val="24"/>
        </w:rPr>
        <w:t>Uno de los tipos de antenas más utilizados es la antena microstrip o patch</w:t>
      </w:r>
      <w:r w:rsidR="00A76719">
        <w:rPr>
          <w:rFonts w:cs="Times New Roman"/>
          <w:szCs w:val="24"/>
        </w:rPr>
        <w:t xml:space="preserve"> </w:t>
      </w:r>
      <w:r w:rsidR="00A76719" w:rsidRPr="00A76719">
        <w:rPr>
          <w:rFonts w:cs="Times New Roman"/>
          <w:szCs w:val="24"/>
        </w:rPr>
        <w:t>especialmente en aplicaciones UHF</w:t>
      </w:r>
      <w:r w:rsidRPr="008F52F9">
        <w:rPr>
          <w:rFonts w:cs="Times New Roman"/>
          <w:szCs w:val="24"/>
        </w:rPr>
        <w:t>, la cual está compuesta por un conductor metálico plano ubicado sobre un sustrato dieléctrico con un plano de tierra en la parte inferior.</w:t>
      </w:r>
      <w:r w:rsidR="00A76719">
        <w:rPr>
          <w:rFonts w:cs="Times New Roman"/>
          <w:szCs w:val="24"/>
        </w:rPr>
        <w:t xml:space="preserve"> E</w:t>
      </w:r>
      <w:r w:rsidR="00A76719" w:rsidRPr="00A76719">
        <w:rPr>
          <w:rFonts w:cs="Times New Roman"/>
          <w:szCs w:val="24"/>
        </w:rPr>
        <w:t>n sistemas RFID de alta frecuencia (13.56 MHz) se emplean principalmente antenas tipo loop. Estas antenas permiten el acoplamiento inductivo entre el lector y la etiqueta</w:t>
      </w:r>
      <w:r w:rsidR="0085388C">
        <w:rPr>
          <w:rFonts w:cs="Times New Roman"/>
          <w:szCs w:val="24"/>
        </w:rPr>
        <w:t xml:space="preserve"> y operan</w:t>
      </w:r>
      <w:r w:rsidR="00A76719" w:rsidRPr="00A76719">
        <w:rPr>
          <w:rFonts w:cs="Times New Roman"/>
          <w:szCs w:val="24"/>
        </w:rPr>
        <w:t xml:space="preserve"> en régimen de campo cercano. En este contexto, las etiquetas RFID incorporan antenas en forma de espiral, mientras que el lector utiliza bobinas de mayor tamaño para generar el campo magnético necesario para la comunicación.</w:t>
      </w:r>
    </w:p>
    <w:p w14:paraId="7D8E62EE" w14:textId="77777777" w:rsidR="00211DCC" w:rsidRPr="008F52F9" w:rsidRDefault="00211DCC" w:rsidP="00211DCC">
      <w:pPr>
        <w:ind w:firstLine="708"/>
        <w:rPr>
          <w:rFonts w:cs="Times New Roman"/>
          <w:szCs w:val="24"/>
        </w:rPr>
      </w:pPr>
    </w:p>
    <w:p w14:paraId="4D37FC6A" w14:textId="52163678" w:rsidR="008F52F9" w:rsidRDefault="008F52F9" w:rsidP="00211DCC">
      <w:pPr>
        <w:ind w:firstLine="708"/>
        <w:rPr>
          <w:rFonts w:cs="Times New Roman"/>
          <w:szCs w:val="24"/>
        </w:rPr>
      </w:pPr>
      <w:r w:rsidRPr="008F52F9">
        <w:rPr>
          <w:rFonts w:cs="Times New Roman"/>
          <w:szCs w:val="24"/>
        </w:rPr>
        <w:t xml:space="preserve">Este tipo de antena presenta ventajas </w:t>
      </w:r>
      <w:r w:rsidR="00A406C8" w:rsidRPr="008F52F9">
        <w:rPr>
          <w:rFonts w:cs="Times New Roman"/>
          <w:szCs w:val="24"/>
        </w:rPr>
        <w:t>importantes</w:t>
      </w:r>
      <w:r w:rsidR="00A406C8">
        <w:rPr>
          <w:rFonts w:cs="Times New Roman"/>
          <w:szCs w:val="24"/>
        </w:rPr>
        <w:t xml:space="preserve"> </w:t>
      </w:r>
      <w:r w:rsidR="00A406C8" w:rsidRPr="008F52F9">
        <w:rPr>
          <w:rFonts w:cs="Times New Roman"/>
          <w:szCs w:val="24"/>
        </w:rPr>
        <w:t>como</w:t>
      </w:r>
      <w:r w:rsidRPr="008F52F9">
        <w:rPr>
          <w:rFonts w:cs="Times New Roman"/>
          <w:szCs w:val="24"/>
        </w:rPr>
        <w:t>:</w:t>
      </w:r>
    </w:p>
    <w:p w14:paraId="049CD1DF" w14:textId="77777777" w:rsidR="00211DCC" w:rsidRPr="008F52F9" w:rsidRDefault="00211DCC" w:rsidP="00211DCC">
      <w:pPr>
        <w:ind w:firstLine="708"/>
        <w:rPr>
          <w:rFonts w:cs="Times New Roman"/>
          <w:szCs w:val="24"/>
        </w:rPr>
      </w:pPr>
    </w:p>
    <w:p w14:paraId="77DB408D" w14:textId="47E8B343" w:rsidR="008F52F9" w:rsidRPr="00211DCC" w:rsidRDefault="008F52F9" w:rsidP="00211DCC">
      <w:pPr>
        <w:pStyle w:val="Prrafodelista"/>
        <w:numPr>
          <w:ilvl w:val="0"/>
          <w:numId w:val="33"/>
        </w:numPr>
        <w:rPr>
          <w:rFonts w:cs="Times New Roman"/>
          <w:szCs w:val="24"/>
        </w:rPr>
      </w:pPr>
      <w:r w:rsidRPr="00211DCC">
        <w:rPr>
          <w:rFonts w:cs="Times New Roman"/>
          <w:szCs w:val="24"/>
        </w:rPr>
        <w:t>Bajo perfil.</w:t>
      </w:r>
    </w:p>
    <w:p w14:paraId="31485D74" w14:textId="4531EB54" w:rsidR="008F52F9" w:rsidRPr="00211DCC" w:rsidRDefault="008F52F9" w:rsidP="00211DCC">
      <w:pPr>
        <w:pStyle w:val="Prrafodelista"/>
        <w:numPr>
          <w:ilvl w:val="0"/>
          <w:numId w:val="33"/>
        </w:numPr>
        <w:rPr>
          <w:rFonts w:cs="Times New Roman"/>
          <w:szCs w:val="24"/>
        </w:rPr>
      </w:pPr>
      <w:r w:rsidRPr="00211DCC">
        <w:rPr>
          <w:rFonts w:cs="Times New Roman"/>
          <w:szCs w:val="24"/>
        </w:rPr>
        <w:t>Facilidad de fabricación.</w:t>
      </w:r>
    </w:p>
    <w:p w14:paraId="40360B46" w14:textId="271DD520" w:rsidR="008F52F9" w:rsidRPr="00211DCC" w:rsidRDefault="008F52F9" w:rsidP="00211DCC">
      <w:pPr>
        <w:pStyle w:val="Prrafodelista"/>
        <w:numPr>
          <w:ilvl w:val="0"/>
          <w:numId w:val="33"/>
        </w:numPr>
        <w:rPr>
          <w:rFonts w:cs="Times New Roman"/>
          <w:szCs w:val="24"/>
        </w:rPr>
      </w:pPr>
      <w:r w:rsidRPr="00211DCC">
        <w:rPr>
          <w:rFonts w:cs="Times New Roman"/>
          <w:szCs w:val="24"/>
        </w:rPr>
        <w:t>Integración con circuitos impresos.</w:t>
      </w:r>
    </w:p>
    <w:p w14:paraId="745B57FD" w14:textId="3E85FDC6" w:rsidR="008F52F9" w:rsidRDefault="008F52F9" w:rsidP="00211DCC">
      <w:pPr>
        <w:pStyle w:val="Prrafodelista"/>
        <w:numPr>
          <w:ilvl w:val="0"/>
          <w:numId w:val="33"/>
        </w:numPr>
        <w:rPr>
          <w:rFonts w:cs="Times New Roman"/>
          <w:szCs w:val="24"/>
        </w:rPr>
      </w:pPr>
      <w:r w:rsidRPr="00211DCC">
        <w:rPr>
          <w:rFonts w:cs="Times New Roman"/>
          <w:szCs w:val="24"/>
        </w:rPr>
        <w:t>Tamaño reducido.</w:t>
      </w:r>
    </w:p>
    <w:p w14:paraId="49E52356" w14:textId="77777777" w:rsidR="00211DCC" w:rsidRPr="00211DCC" w:rsidRDefault="00211DCC" w:rsidP="00211DCC">
      <w:pPr>
        <w:pStyle w:val="Prrafodelista"/>
        <w:ind w:left="1440"/>
        <w:rPr>
          <w:rFonts w:cs="Times New Roman"/>
          <w:szCs w:val="24"/>
        </w:rPr>
      </w:pPr>
    </w:p>
    <w:p w14:paraId="6F4B83C3" w14:textId="33E2B448" w:rsidR="008F52F9" w:rsidRDefault="008F52F9" w:rsidP="00211DCC">
      <w:pPr>
        <w:ind w:firstLine="708"/>
        <w:rPr>
          <w:rFonts w:cs="Times New Roman"/>
          <w:szCs w:val="24"/>
        </w:rPr>
      </w:pPr>
      <w:r w:rsidRPr="008F52F9">
        <w:rPr>
          <w:rFonts w:cs="Times New Roman"/>
          <w:szCs w:val="24"/>
        </w:rPr>
        <w:t>Estas características hacen que las antenas sean utilizadas en lectores RFID empleados en sistemas de control de inventarios y bibliotecas (Pozar, 2011).</w:t>
      </w:r>
    </w:p>
    <w:p w14:paraId="037CCB9B" w14:textId="77777777" w:rsidR="00042255" w:rsidRDefault="00042255" w:rsidP="00042255">
      <w:pPr>
        <w:jc w:val="left"/>
        <w:rPr>
          <w:rFonts w:cs="Times New Roman"/>
          <w:szCs w:val="24"/>
        </w:rPr>
      </w:pPr>
    </w:p>
    <w:p w14:paraId="5BAC9827" w14:textId="57967676" w:rsidR="00370F5A" w:rsidRDefault="00042255" w:rsidP="00B87B03">
      <w:pPr>
        <w:ind w:left="708" w:hanging="708"/>
        <w:jc w:val="left"/>
        <w:rPr>
          <w:rFonts w:cs="Times New Roman"/>
          <w:b/>
          <w:bCs/>
          <w:szCs w:val="24"/>
        </w:rPr>
      </w:pPr>
      <w:r w:rsidRPr="00042255">
        <w:rPr>
          <w:rFonts w:cs="Times New Roman"/>
          <w:b/>
          <w:bCs/>
          <w:szCs w:val="24"/>
        </w:rPr>
        <w:t>6.</w:t>
      </w:r>
      <w:r>
        <w:rPr>
          <w:rFonts w:cs="Times New Roman"/>
          <w:b/>
          <w:bCs/>
          <w:szCs w:val="24"/>
        </w:rPr>
        <w:t>4</w:t>
      </w:r>
      <w:r w:rsidRPr="00042255">
        <w:rPr>
          <w:rFonts w:cs="Times New Roman"/>
          <w:b/>
          <w:bCs/>
          <w:szCs w:val="24"/>
        </w:rPr>
        <w:t xml:space="preserve"> Propagación electromagnética</w:t>
      </w:r>
    </w:p>
    <w:p w14:paraId="64817EF7" w14:textId="77777777" w:rsidR="00515477" w:rsidRPr="00515477" w:rsidRDefault="00515477" w:rsidP="00042255">
      <w:pPr>
        <w:jc w:val="left"/>
        <w:rPr>
          <w:rFonts w:cs="Times New Roman"/>
          <w:b/>
          <w:bCs/>
          <w:szCs w:val="24"/>
        </w:rPr>
      </w:pPr>
    </w:p>
    <w:p w14:paraId="224CE284" w14:textId="5C33B8AA" w:rsidR="00515477" w:rsidRPr="0091167D" w:rsidRDefault="00515477" w:rsidP="00515477">
      <w:pPr>
        <w:ind w:firstLine="708"/>
        <w:rPr>
          <w:rFonts w:cs="Times New Roman"/>
          <w:szCs w:val="24"/>
        </w:rPr>
      </w:pPr>
      <w:commentRangeStart w:id="31"/>
      <w:commentRangeStart w:id="32"/>
      <w:r w:rsidRPr="0091167D">
        <w:rPr>
          <w:rFonts w:cs="Times New Roman"/>
          <w:szCs w:val="24"/>
        </w:rPr>
        <w:t xml:space="preserve">La propagación electromagnética describe el comportamiento de las ondas </w:t>
      </w:r>
      <w:r w:rsidR="0085388C">
        <w:rPr>
          <w:rFonts w:cs="Times New Roman"/>
          <w:szCs w:val="24"/>
        </w:rPr>
        <w:t>al transmitirse</w:t>
      </w:r>
      <w:r w:rsidRPr="0091167D">
        <w:rPr>
          <w:rFonts w:cs="Times New Roman"/>
          <w:szCs w:val="24"/>
        </w:rPr>
        <w:t xml:space="preserve"> a través del espacio o de diferentes medios</w:t>
      </w:r>
      <w:r w:rsidRPr="00772FE6">
        <w:t xml:space="preserve"> </w:t>
      </w:r>
      <w:r w:rsidRPr="00772FE6">
        <w:rPr>
          <w:rFonts w:cs="Times New Roman"/>
          <w:szCs w:val="24"/>
        </w:rPr>
        <w:t>(Sadiku, 2003)</w:t>
      </w:r>
      <w:r w:rsidRPr="0091167D">
        <w:rPr>
          <w:rFonts w:cs="Times New Roman"/>
          <w:szCs w:val="24"/>
        </w:rPr>
        <w:t>.</w:t>
      </w:r>
      <w:r>
        <w:rPr>
          <w:rFonts w:cs="Times New Roman"/>
          <w:szCs w:val="24"/>
        </w:rPr>
        <w:t xml:space="preserve"> Las ondas se desplazan en el vacío con </w:t>
      </w:r>
      <w:r>
        <w:rPr>
          <w:rFonts w:cs="Times New Roman"/>
          <w:szCs w:val="24"/>
        </w:rPr>
        <w:lastRenderedPageBreak/>
        <w:t>una velocidad de</w:t>
      </w:r>
      <m:oMath>
        <m:r>
          <w:rPr>
            <w:rFonts w:ascii="Cambria Math" w:hAnsi="Cambria Math" w:cs="Times New Roman"/>
            <w:szCs w:val="24"/>
          </w:rPr>
          <m:t xml:space="preserve"> 300.000</m:t>
        </m:r>
        <m:f>
          <m:fPr>
            <m:ctrlPr>
              <w:rPr>
                <w:rFonts w:ascii="Cambria Math" w:hAnsi="Cambria Math" w:cs="Times New Roman"/>
                <w:i/>
                <w:szCs w:val="24"/>
              </w:rPr>
            </m:ctrlPr>
          </m:fPr>
          <m:num>
            <m:r>
              <w:rPr>
                <w:rFonts w:ascii="Cambria Math" w:hAnsi="Cambria Math" w:cs="Times New Roman"/>
                <w:szCs w:val="24"/>
              </w:rPr>
              <m:t>Km</m:t>
            </m:r>
          </m:num>
          <m:den>
            <m:r>
              <w:rPr>
                <w:rFonts w:ascii="Cambria Math" w:hAnsi="Cambria Math" w:cs="Times New Roman"/>
                <w:szCs w:val="24"/>
              </w:rPr>
              <m:t>s</m:t>
            </m:r>
          </m:den>
        </m:f>
      </m:oMath>
      <w:r>
        <w:rPr>
          <w:rFonts w:cs="Times New Roman"/>
          <w:szCs w:val="24"/>
        </w:rPr>
        <w:t xml:space="preserve">, esto dependiendo del material a usar. </w:t>
      </w:r>
      <w:r w:rsidR="00066F5E">
        <w:rPr>
          <w:rFonts w:cs="Times New Roman"/>
          <w:szCs w:val="24"/>
        </w:rPr>
        <w:t xml:space="preserve">De acuerdo con los </w:t>
      </w:r>
      <w:r>
        <w:rPr>
          <w:rFonts w:cs="Times New Roman"/>
          <w:szCs w:val="24"/>
        </w:rPr>
        <w:t>diferentes medios dieléctricos</w:t>
      </w:r>
      <w:r w:rsidR="00066F5E">
        <w:rPr>
          <w:rFonts w:cs="Times New Roman"/>
          <w:szCs w:val="24"/>
        </w:rPr>
        <w:t>,</w:t>
      </w:r>
      <w:r>
        <w:rPr>
          <w:rFonts w:cs="Times New Roman"/>
          <w:szCs w:val="24"/>
        </w:rPr>
        <w:t xml:space="preserve"> su propagación puede variar</w:t>
      </w:r>
      <w:r w:rsidR="0085388C">
        <w:rPr>
          <w:rFonts w:cs="Times New Roman"/>
          <w:szCs w:val="24"/>
        </w:rPr>
        <w:t>; por ejemplo, en el aire la propagación de estas ondas es más eficiente que en el agua del mar,</w:t>
      </w:r>
      <w:r>
        <w:rPr>
          <w:rFonts w:cs="Times New Roman"/>
          <w:szCs w:val="24"/>
        </w:rPr>
        <w:t xml:space="preserve"> </w:t>
      </w:r>
      <w:r w:rsidR="00066F5E">
        <w:rPr>
          <w:rFonts w:cs="Times New Roman"/>
          <w:szCs w:val="24"/>
        </w:rPr>
        <w:t xml:space="preserve">ya </w:t>
      </w:r>
      <w:r>
        <w:rPr>
          <w:rFonts w:cs="Times New Roman"/>
          <w:szCs w:val="24"/>
        </w:rPr>
        <w:t>que su energía se disipa rápidamente.</w:t>
      </w:r>
    </w:p>
    <w:p w14:paraId="1A75325B" w14:textId="72F43F81" w:rsidR="00066F5E" w:rsidRDefault="00515477" w:rsidP="00211DCC">
      <w:pPr>
        <w:ind w:firstLine="708"/>
        <w:rPr>
          <w:rFonts w:cs="Times New Roman"/>
          <w:szCs w:val="24"/>
        </w:rPr>
      </w:pPr>
      <w:r w:rsidRPr="0091167D">
        <w:rPr>
          <w:rFonts w:cs="Times New Roman"/>
          <w:szCs w:val="24"/>
        </w:rPr>
        <w:t xml:space="preserve">El comportamiento de estas ondas está descrito por las </w:t>
      </w:r>
      <w:r>
        <w:rPr>
          <w:rFonts w:cs="Times New Roman"/>
          <w:szCs w:val="24"/>
        </w:rPr>
        <w:t>ecuaciones de Maxwell</w:t>
      </w:r>
      <w:r w:rsidR="0085388C">
        <w:rPr>
          <w:rFonts w:cs="Times New Roman"/>
          <w:szCs w:val="24"/>
        </w:rPr>
        <w:t>, que relacionan los campos eléctricos y magnéticos; aquí</w:t>
      </w:r>
      <w:r w:rsidR="00E3546D">
        <w:rPr>
          <w:rFonts w:cs="Times New Roman"/>
          <w:szCs w:val="24"/>
        </w:rPr>
        <w:t xml:space="preserve"> se</w:t>
      </w:r>
      <w:r w:rsidRPr="0091167D">
        <w:rPr>
          <w:rFonts w:cs="Times New Roman"/>
          <w:szCs w:val="24"/>
        </w:rPr>
        <w:t xml:space="preserve"> establece que un campo eléctrico variable en el tiempo genera un campo magnético y viceversa, lo que permite la propagación de ondas electromagnéticas</w:t>
      </w:r>
      <w:r>
        <w:rPr>
          <w:rFonts w:cs="Times New Roman"/>
          <w:szCs w:val="24"/>
        </w:rPr>
        <w:t xml:space="preserve">. </w:t>
      </w:r>
      <w:commentRangeEnd w:id="31"/>
      <w:r w:rsidR="00537B33">
        <w:rPr>
          <w:rStyle w:val="Refdecomentario"/>
          <w:rFonts w:cs="Times New Roman"/>
          <w:sz w:val="24"/>
          <w:szCs w:val="24"/>
        </w:rPr>
        <w:commentReference w:id="31"/>
      </w:r>
      <w:commentRangeEnd w:id="32"/>
      <w:r w:rsidR="00753CBC">
        <w:rPr>
          <w:rStyle w:val="Refdecomentario"/>
          <w:rFonts w:cs="Times New Roman"/>
          <w:sz w:val="24"/>
          <w:szCs w:val="24"/>
        </w:rPr>
        <w:commentReference w:id="32"/>
      </w:r>
    </w:p>
    <w:p w14:paraId="76A9D656" w14:textId="77777777" w:rsidR="00066F5E" w:rsidRDefault="00066F5E" w:rsidP="00211DCC">
      <w:pPr>
        <w:ind w:firstLine="708"/>
        <w:rPr>
          <w:rFonts w:cs="Times New Roman"/>
          <w:szCs w:val="24"/>
        </w:rPr>
      </w:pPr>
    </w:p>
    <w:p w14:paraId="6529900A" w14:textId="1D198256" w:rsidR="0091167D" w:rsidRDefault="0091167D" w:rsidP="00211DCC">
      <w:pPr>
        <w:ind w:firstLine="708"/>
        <w:rPr>
          <w:rFonts w:cs="Times New Roman"/>
          <w:szCs w:val="24"/>
        </w:rPr>
      </w:pPr>
      <w:r w:rsidRPr="0091167D">
        <w:rPr>
          <w:rFonts w:cs="Times New Roman"/>
          <w:szCs w:val="24"/>
        </w:rPr>
        <w:t>La relación entre la frecuencia, la longitud de onda y la velocidad de propagación se expresa mediante la ecuación:</w:t>
      </w:r>
    </w:p>
    <w:p w14:paraId="2E7A18AB" w14:textId="77777777" w:rsidR="000A592C" w:rsidRPr="0091167D" w:rsidRDefault="000A592C" w:rsidP="00211DCC">
      <w:pPr>
        <w:ind w:firstLine="708"/>
        <w:rPr>
          <w:rFonts w:cs="Times New Roman"/>
          <w:szCs w:val="24"/>
        </w:rPr>
      </w:pPr>
    </w:p>
    <w:p w14:paraId="6E0427C0" w14:textId="5052F59D" w:rsidR="00772FE6" w:rsidRPr="0091167D" w:rsidRDefault="001E46BC" w:rsidP="0091167D">
      <w:pPr>
        <w:ind w:firstLine="708"/>
        <w:jc w:val="left"/>
        <w:rPr>
          <w:rFonts w:cs="Times New Roman"/>
          <w:szCs w:val="24"/>
        </w:rPr>
      </w:pPr>
      <m:oMathPara>
        <m:oMath>
          <m:r>
            <m:rPr>
              <m:sty m:val="bi"/>
            </m:rPr>
            <w:rPr>
              <w:rFonts w:ascii="Cambria Math" w:hAnsi="Cambria Math" w:cs="Times New Roman"/>
              <w:szCs w:val="24"/>
            </w:rPr>
            <m:t xml:space="preserve">λ= </m:t>
          </m:r>
          <m:f>
            <m:fPr>
              <m:ctrlPr>
                <w:rPr>
                  <w:rFonts w:ascii="Cambria Math" w:hAnsi="Cambria Math" w:cs="Times New Roman"/>
                  <w:b/>
                  <w:bCs/>
                  <w:i/>
                  <w:szCs w:val="24"/>
                </w:rPr>
              </m:ctrlPr>
            </m:fPr>
            <m:num>
              <m:r>
                <m:rPr>
                  <m:sty m:val="bi"/>
                </m:rPr>
                <w:rPr>
                  <w:rFonts w:ascii="Cambria Math" w:hAnsi="Cambria Math" w:cs="Times New Roman"/>
                  <w:szCs w:val="24"/>
                </w:rPr>
                <m:t>C</m:t>
              </m:r>
            </m:num>
            <m:den>
              <m:r>
                <m:rPr>
                  <m:sty m:val="bi"/>
                </m:rPr>
                <w:rPr>
                  <w:rFonts w:ascii="Cambria Math" w:hAnsi="Cambria Math" w:cs="Times New Roman"/>
                  <w:szCs w:val="24"/>
                </w:rPr>
                <m:t>f</m:t>
              </m:r>
            </m:den>
          </m:f>
          <m:r>
            <w:rPr>
              <w:rFonts w:ascii="Cambria Math" w:hAnsi="Cambria Math" w:cs="Times New Roman"/>
              <w:szCs w:val="24"/>
            </w:rPr>
            <m:t xml:space="preserve">  (1)</m:t>
          </m:r>
        </m:oMath>
      </m:oMathPara>
    </w:p>
    <w:p w14:paraId="685ADED6" w14:textId="49653EDC" w:rsidR="000A592C" w:rsidRDefault="000A592C" w:rsidP="000A592C">
      <w:pPr>
        <w:ind w:firstLine="708"/>
        <w:rPr>
          <w:rFonts w:cs="Times New Roman"/>
          <w:szCs w:val="24"/>
        </w:rPr>
      </w:pPr>
      <w:r>
        <w:rPr>
          <w:rFonts w:cs="Times New Roman"/>
          <w:szCs w:val="24"/>
        </w:rPr>
        <w:t>D</w:t>
      </w:r>
      <w:r w:rsidRPr="0091167D">
        <w:rPr>
          <w:rFonts w:cs="Times New Roman"/>
          <w:szCs w:val="24"/>
        </w:rPr>
        <w:t>onde:</w:t>
      </w:r>
    </w:p>
    <w:p w14:paraId="01AD1713" w14:textId="77777777" w:rsidR="000A592C" w:rsidRPr="000A592C" w:rsidRDefault="000A592C" w:rsidP="000A592C">
      <w:pPr>
        <w:ind w:left="720"/>
        <w:jc w:val="left"/>
        <w:rPr>
          <w:rFonts w:cs="Times New Roman"/>
          <w:szCs w:val="24"/>
        </w:rPr>
      </w:pPr>
    </w:p>
    <w:p w14:paraId="7C7186D0" w14:textId="4E3FD3CC" w:rsidR="0091167D" w:rsidRPr="00DA19F0" w:rsidRDefault="00772FE6" w:rsidP="00DA19F0">
      <w:pPr>
        <w:pStyle w:val="Prrafodelista"/>
        <w:numPr>
          <w:ilvl w:val="0"/>
          <w:numId w:val="43"/>
        </w:numPr>
        <w:jc w:val="left"/>
        <w:rPr>
          <w:rFonts w:cs="Times New Roman"/>
          <w:szCs w:val="24"/>
        </w:rPr>
      </w:pPr>
      <m:oMath>
        <m:r>
          <w:rPr>
            <w:rFonts w:ascii="Cambria Math" w:hAnsi="Cambria Math" w:cs="Times New Roman"/>
            <w:szCs w:val="24"/>
          </w:rPr>
          <m:t>C</m:t>
        </m:r>
      </m:oMath>
      <w:r w:rsidRPr="00DA19F0">
        <w:rPr>
          <w:rFonts w:eastAsiaTheme="minorEastAsia" w:cs="Times New Roman"/>
          <w:szCs w:val="24"/>
        </w:rPr>
        <w:t xml:space="preserve"> </w:t>
      </w:r>
      <w:r w:rsidR="0091167D" w:rsidRPr="00DA19F0">
        <w:rPr>
          <w:rFonts w:cs="Times New Roman"/>
          <w:szCs w:val="24"/>
        </w:rPr>
        <w:t>es la velocidad de la luz</w:t>
      </w:r>
    </w:p>
    <w:p w14:paraId="2A4DD8A4" w14:textId="0838F1A0" w:rsidR="0091167D" w:rsidRPr="00DA19F0" w:rsidRDefault="0091167D" w:rsidP="00DA19F0">
      <w:pPr>
        <w:pStyle w:val="Prrafodelista"/>
        <w:numPr>
          <w:ilvl w:val="0"/>
          <w:numId w:val="43"/>
        </w:numPr>
        <w:jc w:val="left"/>
        <w:rPr>
          <w:rFonts w:cs="Times New Roman"/>
          <w:szCs w:val="24"/>
        </w:rPr>
      </w:pPr>
      <m:oMath>
        <m:r>
          <w:rPr>
            <w:rFonts w:ascii="Cambria Math" w:hAnsi="Cambria Math" w:cs="Times New Roman"/>
            <w:szCs w:val="24"/>
          </w:rPr>
          <m:t>f</m:t>
        </m:r>
      </m:oMath>
      <w:r w:rsidR="00772FE6" w:rsidRPr="00DA19F0">
        <w:rPr>
          <w:rFonts w:eastAsiaTheme="minorEastAsia" w:cs="Times New Roman"/>
          <w:szCs w:val="24"/>
        </w:rPr>
        <w:t xml:space="preserve"> </w:t>
      </w:r>
      <w:r w:rsidRPr="00DA19F0">
        <w:rPr>
          <w:rFonts w:cs="Times New Roman"/>
          <w:szCs w:val="24"/>
        </w:rPr>
        <w:t>es la frecuencia</w:t>
      </w:r>
      <w:r w:rsidR="00211DCC" w:rsidRPr="00DA19F0">
        <w:rPr>
          <w:rFonts w:cs="Times New Roman"/>
          <w:szCs w:val="24"/>
        </w:rPr>
        <w:t xml:space="preserve"> en Hz</w:t>
      </w:r>
    </w:p>
    <w:p w14:paraId="077CE7D2" w14:textId="4D64C546" w:rsidR="0091167D" w:rsidRPr="00DA19F0" w:rsidRDefault="0091167D" w:rsidP="00DA19F0">
      <w:pPr>
        <w:pStyle w:val="Prrafodelista"/>
        <w:numPr>
          <w:ilvl w:val="0"/>
          <w:numId w:val="43"/>
        </w:numPr>
        <w:jc w:val="left"/>
        <w:rPr>
          <w:rFonts w:cs="Times New Roman"/>
          <w:szCs w:val="24"/>
        </w:rPr>
      </w:pPr>
      <m:oMath>
        <m:r>
          <w:rPr>
            <w:rFonts w:ascii="Cambria Math" w:hAnsi="Cambria Math" w:cs="Times New Roman"/>
            <w:szCs w:val="24"/>
          </w:rPr>
          <m:t>λ</m:t>
        </m:r>
      </m:oMath>
      <w:r w:rsidR="00772FE6" w:rsidRPr="00DA19F0">
        <w:rPr>
          <w:rFonts w:eastAsiaTheme="minorEastAsia" w:cs="Times New Roman"/>
          <w:szCs w:val="24"/>
        </w:rPr>
        <w:t xml:space="preserve"> </w:t>
      </w:r>
      <w:r w:rsidRPr="00DA19F0">
        <w:rPr>
          <w:rFonts w:cs="Times New Roman"/>
          <w:szCs w:val="24"/>
        </w:rPr>
        <w:t>es la longitud de onda</w:t>
      </w:r>
      <w:r w:rsidR="00211DCC" w:rsidRPr="00DA19F0">
        <w:rPr>
          <w:rFonts w:cs="Times New Roman"/>
          <w:szCs w:val="24"/>
        </w:rPr>
        <w:t xml:space="preserve"> metros</w:t>
      </w:r>
    </w:p>
    <w:p w14:paraId="0D92B62C" w14:textId="77777777" w:rsidR="00211DCC" w:rsidRPr="0091167D" w:rsidRDefault="00211DCC" w:rsidP="00211DCC">
      <w:pPr>
        <w:ind w:left="720"/>
        <w:jc w:val="left"/>
        <w:rPr>
          <w:rFonts w:cs="Times New Roman"/>
          <w:szCs w:val="24"/>
        </w:rPr>
      </w:pPr>
    </w:p>
    <w:p w14:paraId="76E6E962" w14:textId="18DF3AB7" w:rsidR="0091167D" w:rsidRDefault="0091167D" w:rsidP="00211DCC">
      <w:pPr>
        <w:ind w:firstLine="708"/>
        <w:rPr>
          <w:rFonts w:cs="Times New Roman"/>
          <w:szCs w:val="24"/>
        </w:rPr>
      </w:pPr>
      <w:r w:rsidRPr="0091167D">
        <w:rPr>
          <w:rFonts w:cs="Times New Roman"/>
          <w:szCs w:val="24"/>
        </w:rPr>
        <w:t xml:space="preserve">Este principio es fundamental en el diseño de antenas RFID, ya que la longitud de onda determina dimensiones </w:t>
      </w:r>
      <w:r w:rsidR="0085388C">
        <w:rPr>
          <w:rFonts w:cs="Times New Roman"/>
          <w:szCs w:val="24"/>
        </w:rPr>
        <w:t>clave</w:t>
      </w:r>
      <w:r w:rsidR="0085388C" w:rsidRPr="0091167D">
        <w:rPr>
          <w:rFonts w:cs="Times New Roman"/>
          <w:szCs w:val="24"/>
        </w:rPr>
        <w:t xml:space="preserve"> </w:t>
      </w:r>
      <w:r w:rsidRPr="0091167D">
        <w:rPr>
          <w:rFonts w:cs="Times New Roman"/>
          <w:szCs w:val="24"/>
        </w:rPr>
        <w:t>de la antena.</w:t>
      </w:r>
      <w:r w:rsidR="009F391B">
        <w:rPr>
          <w:rFonts w:cs="Times New Roman"/>
          <w:szCs w:val="24"/>
        </w:rPr>
        <w:t xml:space="preserve"> </w:t>
      </w:r>
      <w:r w:rsidR="00F647DB">
        <w:rPr>
          <w:rFonts w:cs="Times New Roman"/>
          <w:szCs w:val="24"/>
        </w:rPr>
        <w:t>El</w:t>
      </w:r>
      <w:r w:rsidRPr="0091167D">
        <w:rPr>
          <w:rFonts w:cs="Times New Roman"/>
          <w:szCs w:val="24"/>
        </w:rPr>
        <w:t xml:space="preserve"> diseño adecuado de la antena y la frecuencia de operación </w:t>
      </w:r>
      <w:r w:rsidR="0085388C">
        <w:rPr>
          <w:rFonts w:cs="Times New Roman"/>
          <w:szCs w:val="24"/>
        </w:rPr>
        <w:t>permiten</w:t>
      </w:r>
      <w:r w:rsidR="0085388C" w:rsidRPr="0091167D">
        <w:rPr>
          <w:rFonts w:cs="Times New Roman"/>
          <w:szCs w:val="24"/>
        </w:rPr>
        <w:t xml:space="preserve"> </w:t>
      </w:r>
      <w:r w:rsidRPr="0091167D">
        <w:rPr>
          <w:rFonts w:cs="Times New Roman"/>
          <w:szCs w:val="24"/>
        </w:rPr>
        <w:t>garantizar una correcta lectura de las etiquetas incluso en entornos con múltiples objetos cercanos.</w:t>
      </w:r>
    </w:p>
    <w:p w14:paraId="3773A32B" w14:textId="77777777" w:rsidR="00774540" w:rsidRDefault="00774540" w:rsidP="00211DCC">
      <w:pPr>
        <w:rPr>
          <w:rFonts w:cs="Times New Roman"/>
          <w:szCs w:val="24"/>
        </w:rPr>
      </w:pPr>
    </w:p>
    <w:p w14:paraId="3E5947F6" w14:textId="70CBD9F6" w:rsidR="000B79B5" w:rsidRDefault="00774540" w:rsidP="00211DCC">
      <w:pPr>
        <w:rPr>
          <w:rFonts w:cs="Times New Roman"/>
          <w:b/>
          <w:bCs/>
          <w:szCs w:val="24"/>
        </w:rPr>
      </w:pPr>
      <w:r w:rsidRPr="006342B8">
        <w:rPr>
          <w:rFonts w:cs="Times New Roman"/>
          <w:b/>
          <w:bCs/>
          <w:szCs w:val="24"/>
        </w:rPr>
        <w:t xml:space="preserve">6.5 </w:t>
      </w:r>
      <w:r w:rsidR="006342B8" w:rsidRPr="006342B8">
        <w:rPr>
          <w:rFonts w:cs="Times New Roman"/>
          <w:b/>
          <w:bCs/>
          <w:szCs w:val="24"/>
        </w:rPr>
        <w:t>Parámetros electromagnético</w:t>
      </w:r>
      <w:r w:rsidR="006342B8">
        <w:rPr>
          <w:rFonts w:cs="Times New Roman"/>
          <w:b/>
          <w:bCs/>
          <w:szCs w:val="24"/>
        </w:rPr>
        <w:t>s y de antena.</w:t>
      </w:r>
    </w:p>
    <w:p w14:paraId="3E1F7BB1" w14:textId="77777777" w:rsidR="009F391B" w:rsidRDefault="009F391B" w:rsidP="00211DCC">
      <w:pPr>
        <w:rPr>
          <w:rFonts w:cs="Times New Roman"/>
          <w:b/>
          <w:bCs/>
          <w:szCs w:val="24"/>
        </w:rPr>
      </w:pPr>
    </w:p>
    <w:p w14:paraId="56D0499D" w14:textId="0BECFD1E" w:rsidR="006342B8" w:rsidRDefault="000B79B5" w:rsidP="00211DCC">
      <w:pPr>
        <w:ind w:firstLine="708"/>
        <w:rPr>
          <w:rFonts w:cs="Times New Roman"/>
        </w:rPr>
      </w:pPr>
      <w:r w:rsidRPr="000B79B5">
        <w:rPr>
          <w:rFonts w:cs="Times New Roman"/>
        </w:rPr>
        <w:t>El rendimiento de una antena se evalúa mediante diversos parámetros electromagnéticos que permiten caracterizar su comportamiento</w:t>
      </w:r>
      <w:r>
        <w:rPr>
          <w:rFonts w:cs="Times New Roman"/>
        </w:rPr>
        <w:t>, como</w:t>
      </w:r>
      <w:r w:rsidR="00B94958">
        <w:rPr>
          <w:rFonts w:cs="Times New Roman"/>
        </w:rPr>
        <w:t xml:space="preserve"> lo</w:t>
      </w:r>
      <w:r>
        <w:rPr>
          <w:rFonts w:cs="Times New Roman"/>
        </w:rPr>
        <w:t xml:space="preserve"> son:</w:t>
      </w:r>
    </w:p>
    <w:p w14:paraId="30B2E0E1" w14:textId="77777777" w:rsidR="000B79B5" w:rsidRDefault="000B79B5" w:rsidP="00211DCC">
      <w:pPr>
        <w:ind w:firstLine="708"/>
        <w:rPr>
          <w:rFonts w:cs="Times New Roman"/>
          <w:b/>
          <w:bCs/>
          <w:szCs w:val="24"/>
        </w:rPr>
      </w:pPr>
    </w:p>
    <w:p w14:paraId="53D22122" w14:textId="138BAF2C" w:rsidR="00774540" w:rsidRDefault="006342B8" w:rsidP="009F391B">
      <w:pPr>
        <w:ind w:left="708"/>
        <w:rPr>
          <w:rFonts w:cs="Times New Roman"/>
          <w:b/>
          <w:bCs/>
          <w:szCs w:val="24"/>
        </w:rPr>
      </w:pPr>
      <w:r>
        <w:rPr>
          <w:rFonts w:cs="Times New Roman"/>
          <w:b/>
          <w:bCs/>
          <w:szCs w:val="24"/>
        </w:rPr>
        <w:t xml:space="preserve">6.5.1 </w:t>
      </w:r>
      <w:r w:rsidR="00D93C4E" w:rsidRPr="006342B8">
        <w:rPr>
          <w:rFonts w:cs="Times New Roman"/>
          <w:b/>
          <w:bCs/>
          <w:szCs w:val="24"/>
        </w:rPr>
        <w:t>Parámetros</w:t>
      </w:r>
      <w:r w:rsidR="00774540" w:rsidRPr="006342B8">
        <w:rPr>
          <w:rFonts w:cs="Times New Roman"/>
          <w:b/>
          <w:bCs/>
          <w:szCs w:val="24"/>
        </w:rPr>
        <w:t xml:space="preserve"> S (Scattering Parameters)</w:t>
      </w:r>
    </w:p>
    <w:p w14:paraId="2A7812F5" w14:textId="77777777" w:rsidR="009F391B" w:rsidRPr="006342B8" w:rsidRDefault="009F391B" w:rsidP="009F391B">
      <w:pPr>
        <w:ind w:left="708"/>
        <w:rPr>
          <w:rFonts w:cs="Times New Roman"/>
          <w:szCs w:val="24"/>
        </w:rPr>
      </w:pPr>
    </w:p>
    <w:p w14:paraId="4095647A" w14:textId="32935A08" w:rsidR="00774540" w:rsidRDefault="00774540" w:rsidP="009F391B">
      <w:pPr>
        <w:ind w:left="708" w:firstLine="708"/>
        <w:rPr>
          <w:rFonts w:cs="Times New Roman"/>
        </w:rPr>
      </w:pPr>
      <w:r w:rsidRPr="008C27D2">
        <w:rPr>
          <w:rFonts w:cs="Times New Roman"/>
          <w:szCs w:val="24"/>
        </w:rPr>
        <w:t>L</w:t>
      </w:r>
      <w:r w:rsidRPr="008C27D2">
        <w:rPr>
          <w:rFonts w:cs="Times New Roman"/>
        </w:rPr>
        <w:t xml:space="preserve">os parámetros S, también conocidos como parámetros de dispersión, </w:t>
      </w:r>
      <w:r w:rsidR="0085388C">
        <w:rPr>
          <w:rFonts w:cs="Times New Roman"/>
        </w:rPr>
        <w:t>se utilizan</w:t>
      </w:r>
      <w:r w:rsidRPr="008C27D2">
        <w:rPr>
          <w:rFonts w:cs="Times New Roman"/>
        </w:rPr>
        <w:t xml:space="preserve"> para describir el comportamiento de dispositivos de radiofrecuencia y microondas en términos de reflexión y transmisión de señales electromagnéticas</w:t>
      </w:r>
      <w:r w:rsidR="0043147B">
        <w:rPr>
          <w:rFonts w:cs="Times New Roman"/>
        </w:rPr>
        <w:t xml:space="preserve"> </w:t>
      </w:r>
      <w:r w:rsidR="0043147B" w:rsidRPr="00D277C1">
        <w:rPr>
          <w:rFonts w:cs="Times New Roman"/>
          <w:szCs w:val="24"/>
        </w:rPr>
        <w:t>(Pozar, 2012)</w:t>
      </w:r>
      <w:r w:rsidR="0043147B">
        <w:rPr>
          <w:rFonts w:cs="Times New Roman"/>
          <w:szCs w:val="24"/>
        </w:rPr>
        <w:t xml:space="preserve">. </w:t>
      </w:r>
      <w:r w:rsidRPr="008C27D2">
        <w:rPr>
          <w:rFonts w:cs="Times New Roman"/>
        </w:rPr>
        <w:t xml:space="preserve">Estos parámetros permiten analizar cómo una señal que entra en un sistema se refleja o se transmite entre sus </w:t>
      </w:r>
      <w:r w:rsidR="0085388C">
        <w:rPr>
          <w:rFonts w:cs="Times New Roman"/>
        </w:rPr>
        <w:t>distintos</w:t>
      </w:r>
      <w:r w:rsidR="0085388C" w:rsidRPr="008C27D2">
        <w:rPr>
          <w:rFonts w:cs="Times New Roman"/>
        </w:rPr>
        <w:t xml:space="preserve"> </w:t>
      </w:r>
      <w:r w:rsidRPr="008C27D2">
        <w:rPr>
          <w:rFonts w:cs="Times New Roman"/>
        </w:rPr>
        <w:t xml:space="preserve">puertos, lo cual resulta fundamental para el diseño y </w:t>
      </w:r>
      <w:r w:rsidR="0085388C">
        <w:rPr>
          <w:rFonts w:cs="Times New Roman"/>
        </w:rPr>
        <w:t xml:space="preserve">la </w:t>
      </w:r>
      <w:r w:rsidRPr="008C27D2">
        <w:rPr>
          <w:rFonts w:cs="Times New Roman"/>
        </w:rPr>
        <w:t>evaluación de dispositivos como filtros, antenas o amplificadores.</w:t>
      </w:r>
      <w:r w:rsidR="00F07C51">
        <w:rPr>
          <w:rFonts w:cs="Times New Roman"/>
        </w:rPr>
        <w:t xml:space="preserve"> </w:t>
      </w:r>
    </w:p>
    <w:p w14:paraId="1E33C368" w14:textId="77777777" w:rsidR="009F391B" w:rsidRPr="008C27D2" w:rsidRDefault="009F391B" w:rsidP="009F391B">
      <w:pPr>
        <w:ind w:left="708" w:firstLine="708"/>
        <w:rPr>
          <w:rFonts w:cs="Times New Roman"/>
        </w:rPr>
      </w:pPr>
    </w:p>
    <w:p w14:paraId="3E3C72A4" w14:textId="399CF378" w:rsidR="00774540" w:rsidRDefault="00774540" w:rsidP="009F391B">
      <w:pPr>
        <w:ind w:left="708" w:firstLine="708"/>
        <w:rPr>
          <w:rFonts w:cs="Times New Roman"/>
          <w:szCs w:val="24"/>
        </w:rPr>
      </w:pPr>
      <w:r w:rsidRPr="008C27D2">
        <w:rPr>
          <w:rFonts w:cs="Times New Roman"/>
          <w:szCs w:val="24"/>
        </w:rPr>
        <w:t>De acuerdo con García Gea (2024), los parámetros S permiten analizar la respuesta de los dispositivos electromagnéticos en función de la frecuencia. En este sentido, el autor señala que “estos parámetros permiten caracterizar el comportamiento del filtro en términos de transmisión y reflexión de señales electromagnéticas”.</w:t>
      </w:r>
    </w:p>
    <w:p w14:paraId="11417BFD" w14:textId="77777777" w:rsidR="009F391B" w:rsidRDefault="009F391B" w:rsidP="009F391B">
      <w:pPr>
        <w:ind w:left="708" w:firstLine="708"/>
        <w:rPr>
          <w:rFonts w:cs="Times New Roman"/>
          <w:szCs w:val="24"/>
        </w:rPr>
      </w:pPr>
    </w:p>
    <w:p w14:paraId="523536EF" w14:textId="516CCEC5" w:rsidR="00F8255F" w:rsidRDefault="00310E7E" w:rsidP="009F391B">
      <w:pPr>
        <w:ind w:left="708" w:firstLine="708"/>
        <w:rPr>
          <w:rFonts w:cs="Times New Roman"/>
          <w:szCs w:val="24"/>
        </w:rPr>
      </w:pPr>
      <w:r>
        <w:rPr>
          <w:noProof/>
        </w:rPr>
        <mc:AlternateContent>
          <mc:Choice Requires="wps">
            <w:drawing>
              <wp:anchor distT="0" distB="0" distL="114300" distR="114300" simplePos="0" relativeHeight="251672576" behindDoc="0" locked="0" layoutInCell="1" allowOverlap="1" wp14:anchorId="56454BCF" wp14:editId="462D4BEF">
                <wp:simplePos x="0" y="0"/>
                <wp:positionH relativeFrom="column">
                  <wp:posOffset>1308735</wp:posOffset>
                </wp:positionH>
                <wp:positionV relativeFrom="paragraph">
                  <wp:posOffset>1250950</wp:posOffset>
                </wp:positionV>
                <wp:extent cx="3657600" cy="635"/>
                <wp:effectExtent l="0" t="0" r="0" b="0"/>
                <wp:wrapNone/>
                <wp:docPr id="134743727" name="Cuadro de texto 1"/>
                <wp:cNvGraphicFramePr/>
                <a:graphic xmlns:a="http://schemas.openxmlformats.org/drawingml/2006/main">
                  <a:graphicData uri="http://schemas.microsoft.com/office/word/2010/wordprocessingShape">
                    <wps:wsp>
                      <wps:cNvSpPr txBox="1"/>
                      <wps:spPr>
                        <a:xfrm>
                          <a:off x="0" y="0"/>
                          <a:ext cx="3657600" cy="635"/>
                        </a:xfrm>
                        <a:prstGeom prst="rect">
                          <a:avLst/>
                        </a:prstGeom>
                        <a:solidFill>
                          <a:prstClr val="white"/>
                        </a:solidFill>
                        <a:ln>
                          <a:noFill/>
                        </a:ln>
                      </wps:spPr>
                      <wps:txbx>
                        <w:txbxContent>
                          <w:p w14:paraId="5A4CDAA5" w14:textId="5179A696" w:rsidR="00310E7E" w:rsidRPr="00811B69" w:rsidRDefault="00310E7E" w:rsidP="008C0A22">
                            <w:pPr>
                              <w:pStyle w:val="Descripcin"/>
                              <w:jc w:val="center"/>
                              <w:rPr>
                                <w:noProof/>
                                <w:szCs w:val="22"/>
                              </w:rPr>
                            </w:pPr>
                            <w:bookmarkStart w:id="33" w:name="_Toc227617917"/>
                            <w:r>
                              <w:t xml:space="preserve">Figura </w:t>
                            </w:r>
                            <w:fldSimple w:instr=" SEQ Figura \* ARABIC ">
                              <w:r w:rsidR="0035450B">
                                <w:rPr>
                                  <w:noProof/>
                                </w:rPr>
                                <w:t>1</w:t>
                              </w:r>
                            </w:fldSimple>
                            <w:r>
                              <w:t xml:space="preserve">. </w:t>
                            </w:r>
                            <w:r w:rsidRPr="00310E7E">
                              <w:rPr>
                                <w:b/>
                                <w:bCs/>
                              </w:rPr>
                              <w:t>Parámetros S Fuente: Autor</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6454BCF" id="_x0000_t202" coordsize="21600,21600" o:spt="202" path="m,l,21600r21600,l21600,xe">
                <v:stroke joinstyle="miter"/>
                <v:path gradientshapeok="t" o:connecttype="rect"/>
              </v:shapetype>
              <v:shape id="Cuadro de texto 1" o:spid="_x0000_s1026" type="#_x0000_t202" style="position:absolute;left:0;text-align:left;margin-left:103.05pt;margin-top:98.5pt;width:4in;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" stroked="f">
                <v:textbox style="mso-fit-shape-to-text:t" inset="0,0,0,0">
                  <w:txbxContent>
                    <w:p w14:paraId="5A4CDAA5" w14:textId="5179A696" w:rsidR="00310E7E" w:rsidRPr="00811B69" w:rsidRDefault="00310E7E" w:rsidP="008C0A22">
                      <w:pPr>
                        <w:pStyle w:val="Descripcin"/>
                        <w:jc w:val="center"/>
                        <w:rPr>
                          <w:noProof/>
                          <w:szCs w:val="22"/>
                        </w:rPr>
                      </w:pPr>
                      <w:bookmarkStart w:id="34" w:name="_Toc227617917"/>
                      <w:r>
                        <w:t xml:space="preserve">Figura </w:t>
                      </w:r>
                      <w:fldSimple w:instr=" SEQ Figura \* ARABIC ">
                        <w:r w:rsidR="0035450B">
                          <w:rPr>
                            <w:noProof/>
                          </w:rPr>
                          <w:t>1</w:t>
                        </w:r>
                      </w:fldSimple>
                      <w:r>
                        <w:t xml:space="preserve">. </w:t>
                      </w:r>
                      <w:r w:rsidRPr="00310E7E">
                        <w:rPr>
                          <w:b/>
                          <w:bCs/>
                        </w:rPr>
                        <w:t>Parámetros S Fuente: Autor</w:t>
                      </w:r>
                      <w:bookmarkEnd w:id="34"/>
                    </w:p>
                  </w:txbxContent>
                </v:textbox>
              </v:shape>
            </w:pict>
          </mc:Fallback>
        </mc:AlternateContent>
      </w:r>
      <w:r>
        <w:rPr>
          <w:noProof/>
        </w:rPr>
        <mc:AlternateContent>
          <mc:Choice Requires="wpg">
            <w:drawing>
              <wp:anchor distT="0" distB="0" distL="114300" distR="114300" simplePos="0" relativeHeight="251670528" behindDoc="0" locked="0" layoutInCell="1" allowOverlap="1" wp14:anchorId="633DDA42" wp14:editId="5C2FEAEC">
                <wp:simplePos x="0" y="0"/>
                <wp:positionH relativeFrom="column">
                  <wp:posOffset>1309197</wp:posOffset>
                </wp:positionH>
                <wp:positionV relativeFrom="paragraph">
                  <wp:posOffset>30480</wp:posOffset>
                </wp:positionV>
                <wp:extent cx="3657600" cy="1163782"/>
                <wp:effectExtent l="0" t="0" r="19050" b="17780"/>
                <wp:wrapNone/>
                <wp:docPr id="1619396414" name="Grupo 12"/>
                <wp:cNvGraphicFramePr/>
                <a:graphic xmlns:a="http://schemas.openxmlformats.org/drawingml/2006/main">
                  <a:graphicData uri="http://schemas.microsoft.com/office/word/2010/wordprocessingGroup">
                    <wpg:wgp>
                      <wpg:cNvGrpSpPr/>
                      <wpg:grpSpPr>
                        <a:xfrm>
                          <a:off x="0" y="0"/>
                          <a:ext cx="3657600" cy="1163782"/>
                          <a:chOff x="0" y="0"/>
                          <a:chExt cx="3657600" cy="1163782"/>
                        </a:xfrm>
                      </wpg:grpSpPr>
                      <wps:wsp>
                        <wps:cNvPr id="575496686" name="Rectángulo 11"/>
                        <wps:cNvSpPr/>
                        <wps:spPr>
                          <a:xfrm>
                            <a:off x="0" y="0"/>
                            <a:ext cx="3657600" cy="1163782"/>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372326081" name="Grupo 10"/>
                        <wpg:cNvGrpSpPr/>
                        <wpg:grpSpPr>
                          <a:xfrm>
                            <a:off x="96982" y="90055"/>
                            <a:ext cx="3401291" cy="1018309"/>
                            <a:chOff x="0" y="0"/>
                            <a:chExt cx="3401291" cy="1018309"/>
                          </a:xfrm>
                          <a:noFill/>
                        </wpg:grpSpPr>
                        <wps:wsp>
                          <wps:cNvPr id="1937151374" name="Cuadro de texto 9"/>
                          <wps:cNvSpPr txBox="1"/>
                          <wps:spPr>
                            <a:xfrm>
                              <a:off x="3054927" y="13854"/>
                              <a:ext cx="346364" cy="284018"/>
                            </a:xfrm>
                            <a:prstGeom prst="rect">
                              <a:avLst/>
                            </a:prstGeom>
                            <a:grpFill/>
                            <a:ln w="6350">
                              <a:solidFill>
                                <a:schemeClr val="bg1"/>
                              </a:solidFill>
                              <a:round/>
                              <a:extLst>
                                <a:ext uri="{C807C97D-BFC1-408E-A445-0C87EB9F89A2}">
                                  <ask:lineSketchStyleProps xmlns:ask="http://schemas.microsoft.com/office/drawing/2018/sketchyshapes" sd="1219033472">
                                    <a:custGeom>
                                      <a:avLst/>
                                      <a:gdLst>
                                        <a:gd name="csX0" fmla="*/ 0 w 346364"/>
                                        <a:gd name="csY0" fmla="*/ 0 h 284018"/>
                                        <a:gd name="csX1" fmla="*/ 346364 w 346364"/>
                                        <a:gd name="csY1" fmla="*/ 0 h 284018"/>
                                        <a:gd name="csX2" fmla="*/ 346364 w 346364"/>
                                        <a:gd name="csY2" fmla="*/ 284018 h 284018"/>
                                        <a:gd name="csX3" fmla="*/ 0 w 346364"/>
                                        <a:gd name="csY3" fmla="*/ 284018 h 284018"/>
                                        <a:gd name="csX4" fmla="*/ 0 w 346364"/>
                                        <a:gd name="csY4" fmla="*/ 0 h 284018"/>
                                      </a:gdLst>
                                      <a:ahLst/>
                                      <a:cxnLst>
                                        <a:cxn ang="0">
                                          <a:pos x="csX0" y="csY0"/>
                                        </a:cxn>
                                        <a:cxn ang="0">
                                          <a:pos x="csX1" y="csY1"/>
                                        </a:cxn>
                                        <a:cxn ang="0">
                                          <a:pos x="csX2" y="csY2"/>
                                        </a:cxn>
                                        <a:cxn ang="0">
                                          <a:pos x="csX3" y="csY3"/>
                                        </a:cxn>
                                        <a:cxn ang="0">
                                          <a:pos x="csX4" y="csY4"/>
                                        </a:cxn>
                                      </a:cxnLst>
                                      <a:rect l="l" t="t" r="r" b="b"/>
                                      <a:pathLst>
                                        <a:path w="346364" h="284018" fill="none" extrusionOk="0">
                                          <a:moveTo>
                                            <a:pt x="0" y="0"/>
                                          </a:moveTo>
                                          <a:cubicBezTo>
                                            <a:pt x="109035" y="-29695"/>
                                            <a:pt x="244516" y="23539"/>
                                            <a:pt x="346364" y="0"/>
                                          </a:cubicBezTo>
                                          <a:cubicBezTo>
                                            <a:pt x="372195" y="88331"/>
                                            <a:pt x="338049" y="195985"/>
                                            <a:pt x="346364" y="284018"/>
                                          </a:cubicBezTo>
                                          <a:cubicBezTo>
                                            <a:pt x="249086" y="293996"/>
                                            <a:pt x="153792" y="254390"/>
                                            <a:pt x="0" y="284018"/>
                                          </a:cubicBezTo>
                                          <a:cubicBezTo>
                                            <a:pt x="-3890" y="171443"/>
                                            <a:pt x="12407" y="115466"/>
                                            <a:pt x="0" y="0"/>
                                          </a:cubicBezTo>
                                          <a:close/>
                                        </a:path>
                                        <a:path w="346364" h="284018" stroke="0" extrusionOk="0">
                                          <a:moveTo>
                                            <a:pt x="0" y="0"/>
                                          </a:moveTo>
                                          <a:cubicBezTo>
                                            <a:pt x="168146" y="-8111"/>
                                            <a:pt x="221739" y="23107"/>
                                            <a:pt x="346364" y="0"/>
                                          </a:cubicBezTo>
                                          <a:cubicBezTo>
                                            <a:pt x="364852" y="141931"/>
                                            <a:pt x="328934" y="162576"/>
                                            <a:pt x="346364" y="284018"/>
                                          </a:cubicBezTo>
                                          <a:cubicBezTo>
                                            <a:pt x="181473" y="293652"/>
                                            <a:pt x="82209" y="248977"/>
                                            <a:pt x="0" y="284018"/>
                                          </a:cubicBezTo>
                                          <a:cubicBezTo>
                                            <a:pt x="-7113" y="184881"/>
                                            <a:pt x="33976" y="81799"/>
                                            <a:pt x="0" y="0"/>
                                          </a:cubicBezTo>
                                          <a:close/>
                                        </a:path>
                                      </a:pathLst>
                                    </a:custGeom>
                                    <ask:type>
                                      <ask:lineSketchNone/>
                                    </ask:type>
                                  </ask:lineSketchStyleProps>
                                </a:ext>
                              </a:extLst>
                            </a:ln>
                          </wps:spPr>
                          <wps:txbx>
                            <w:txbxContent>
                              <w:p w14:paraId="243ED815" w14:textId="291F2E76"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a2</w:t>
                                </w:r>
                              </w:p>
                              <w:p w14:paraId="19F45EAB" w14:textId="77777777" w:rsidR="004D0247" w:rsidRDefault="004D0247"/>
                              <w:p w14:paraId="3B736CA2" w14:textId="4EE09312"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836265763" name="Cuadro de texto 9"/>
                          <wps:cNvSpPr txBox="1"/>
                          <wps:spPr>
                            <a:xfrm>
                              <a:off x="3041073" y="595745"/>
                              <a:ext cx="346364" cy="284018"/>
                            </a:xfrm>
                            <a:prstGeom prst="rect">
                              <a:avLst/>
                            </a:prstGeom>
                            <a:grpFill/>
                            <a:ln w="6350">
                              <a:solidFill>
                                <a:schemeClr val="bg1"/>
                              </a:solidFill>
                              <a:round/>
                              <a:extLst>
                                <a:ext uri="{C807C97D-BFC1-408E-A445-0C87EB9F89A2}">
                                  <ask:lineSketchStyleProps xmlns:ask="http://schemas.microsoft.com/office/drawing/2018/sketchyshapes" sd="1670402538">
                                    <a:custGeom>
                                      <a:avLst/>
                                      <a:gdLst>
                                        <a:gd name="csX0" fmla="*/ 0 w 346364"/>
                                        <a:gd name="csY0" fmla="*/ 0 h 284018"/>
                                        <a:gd name="csX1" fmla="*/ 346364 w 346364"/>
                                        <a:gd name="csY1" fmla="*/ 0 h 284018"/>
                                        <a:gd name="csX2" fmla="*/ 346364 w 346364"/>
                                        <a:gd name="csY2" fmla="*/ 284018 h 284018"/>
                                        <a:gd name="csX3" fmla="*/ 0 w 346364"/>
                                        <a:gd name="csY3" fmla="*/ 284018 h 284018"/>
                                        <a:gd name="csX4" fmla="*/ 0 w 346364"/>
                                        <a:gd name="csY4" fmla="*/ 0 h 284018"/>
                                      </a:gdLst>
                                      <a:ahLst/>
                                      <a:cxnLst>
                                        <a:cxn ang="0">
                                          <a:pos x="csX0" y="csY0"/>
                                        </a:cxn>
                                        <a:cxn ang="0">
                                          <a:pos x="csX1" y="csY1"/>
                                        </a:cxn>
                                        <a:cxn ang="0">
                                          <a:pos x="csX2" y="csY2"/>
                                        </a:cxn>
                                        <a:cxn ang="0">
                                          <a:pos x="csX3" y="csY3"/>
                                        </a:cxn>
                                        <a:cxn ang="0">
                                          <a:pos x="csX4" y="csY4"/>
                                        </a:cxn>
                                      </a:cxnLst>
                                      <a:rect l="l" t="t" r="r" b="b"/>
                                      <a:pathLst>
                                        <a:path w="346364" h="284018" fill="none" extrusionOk="0">
                                          <a:moveTo>
                                            <a:pt x="0" y="0"/>
                                          </a:moveTo>
                                          <a:cubicBezTo>
                                            <a:pt x="93274" y="-6368"/>
                                            <a:pt x="222187" y="474"/>
                                            <a:pt x="346364" y="0"/>
                                          </a:cubicBezTo>
                                          <a:cubicBezTo>
                                            <a:pt x="362738" y="101575"/>
                                            <a:pt x="323016" y="149394"/>
                                            <a:pt x="346364" y="284018"/>
                                          </a:cubicBezTo>
                                          <a:cubicBezTo>
                                            <a:pt x="222405" y="317945"/>
                                            <a:pt x="131049" y="253207"/>
                                            <a:pt x="0" y="284018"/>
                                          </a:cubicBezTo>
                                          <a:cubicBezTo>
                                            <a:pt x="-33749" y="168943"/>
                                            <a:pt x="24515" y="81084"/>
                                            <a:pt x="0" y="0"/>
                                          </a:cubicBezTo>
                                          <a:close/>
                                        </a:path>
                                        <a:path w="346364" h="284018" stroke="0" extrusionOk="0">
                                          <a:moveTo>
                                            <a:pt x="0" y="0"/>
                                          </a:moveTo>
                                          <a:cubicBezTo>
                                            <a:pt x="117165" y="-18438"/>
                                            <a:pt x="175369" y="23548"/>
                                            <a:pt x="346364" y="0"/>
                                          </a:cubicBezTo>
                                          <a:cubicBezTo>
                                            <a:pt x="347689" y="111230"/>
                                            <a:pt x="330802" y="158488"/>
                                            <a:pt x="346364" y="284018"/>
                                          </a:cubicBezTo>
                                          <a:cubicBezTo>
                                            <a:pt x="221896" y="311837"/>
                                            <a:pt x="100707" y="262767"/>
                                            <a:pt x="0" y="284018"/>
                                          </a:cubicBezTo>
                                          <a:cubicBezTo>
                                            <a:pt x="-2168" y="206372"/>
                                            <a:pt x="7389" y="73468"/>
                                            <a:pt x="0" y="0"/>
                                          </a:cubicBezTo>
                                          <a:close/>
                                        </a:path>
                                      </a:pathLst>
                                    </a:custGeom>
                                    <ask:type>
                                      <ask:lineSketchNone/>
                                    </ask:type>
                                  </ask:lineSketchStyleProps>
                                </a:ext>
                              </a:extLst>
                            </a:ln>
                          </wps:spPr>
                          <wps:txbx>
                            <w:txbxContent>
                              <w:p w14:paraId="3258B4A7" w14:textId="1A7253B5"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b2</w:t>
                                </w:r>
                              </w:p>
                              <w:p w14:paraId="10174B2E" w14:textId="77777777" w:rsidR="004D0247" w:rsidRDefault="004D0247"/>
                              <w:p w14:paraId="38D296B1" w14:textId="68ABD563"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77845053" name="Cuadro de texto 9"/>
                          <wps:cNvSpPr txBox="1"/>
                          <wps:spPr>
                            <a:xfrm>
                              <a:off x="0" y="609600"/>
                              <a:ext cx="346364" cy="284018"/>
                            </a:xfrm>
                            <a:prstGeom prst="rect">
                              <a:avLst/>
                            </a:prstGeom>
                            <a:grpFill/>
                            <a:ln w="6350">
                              <a:solidFill>
                                <a:schemeClr val="bg1"/>
                              </a:solidFill>
                              <a:round/>
                              <a:extLst>
                                <a:ext uri="{C807C97D-BFC1-408E-A445-0C87EB9F89A2}">
                                  <ask:lineSketchStyleProps xmlns:ask="http://schemas.microsoft.com/office/drawing/2018/sketchyshapes" sd="1927782525">
                                    <a:custGeom>
                                      <a:avLst/>
                                      <a:gdLst>
                                        <a:gd name="csX0" fmla="*/ 0 w 346364"/>
                                        <a:gd name="csY0" fmla="*/ 0 h 284018"/>
                                        <a:gd name="csX1" fmla="*/ 346364 w 346364"/>
                                        <a:gd name="csY1" fmla="*/ 0 h 284018"/>
                                        <a:gd name="csX2" fmla="*/ 346364 w 346364"/>
                                        <a:gd name="csY2" fmla="*/ 284018 h 284018"/>
                                        <a:gd name="csX3" fmla="*/ 0 w 346364"/>
                                        <a:gd name="csY3" fmla="*/ 284018 h 284018"/>
                                        <a:gd name="csX4" fmla="*/ 0 w 346364"/>
                                        <a:gd name="csY4" fmla="*/ 0 h 284018"/>
                                      </a:gdLst>
                                      <a:ahLst/>
                                      <a:cxnLst>
                                        <a:cxn ang="0">
                                          <a:pos x="csX0" y="csY0"/>
                                        </a:cxn>
                                        <a:cxn ang="0">
                                          <a:pos x="csX1" y="csY1"/>
                                        </a:cxn>
                                        <a:cxn ang="0">
                                          <a:pos x="csX2" y="csY2"/>
                                        </a:cxn>
                                        <a:cxn ang="0">
                                          <a:pos x="csX3" y="csY3"/>
                                        </a:cxn>
                                        <a:cxn ang="0">
                                          <a:pos x="csX4" y="csY4"/>
                                        </a:cxn>
                                      </a:cxnLst>
                                      <a:rect l="l" t="t" r="r" b="b"/>
                                      <a:pathLst>
                                        <a:path w="346364" h="284018" fill="none" extrusionOk="0">
                                          <a:moveTo>
                                            <a:pt x="0" y="0"/>
                                          </a:moveTo>
                                          <a:cubicBezTo>
                                            <a:pt x="163234" y="-31434"/>
                                            <a:pt x="219929" y="30311"/>
                                            <a:pt x="346364" y="0"/>
                                          </a:cubicBezTo>
                                          <a:cubicBezTo>
                                            <a:pt x="361056" y="93731"/>
                                            <a:pt x="317310" y="143637"/>
                                            <a:pt x="346364" y="284018"/>
                                          </a:cubicBezTo>
                                          <a:cubicBezTo>
                                            <a:pt x="233654" y="309798"/>
                                            <a:pt x="91097" y="279346"/>
                                            <a:pt x="0" y="284018"/>
                                          </a:cubicBezTo>
                                          <a:cubicBezTo>
                                            <a:pt x="-8110" y="185884"/>
                                            <a:pt x="23202" y="86767"/>
                                            <a:pt x="0" y="0"/>
                                          </a:cubicBezTo>
                                          <a:close/>
                                        </a:path>
                                        <a:path w="346364" h="284018" stroke="0" extrusionOk="0">
                                          <a:moveTo>
                                            <a:pt x="0" y="0"/>
                                          </a:moveTo>
                                          <a:cubicBezTo>
                                            <a:pt x="130476" y="-31375"/>
                                            <a:pt x="223993" y="1544"/>
                                            <a:pt x="346364" y="0"/>
                                          </a:cubicBezTo>
                                          <a:cubicBezTo>
                                            <a:pt x="355142" y="103753"/>
                                            <a:pt x="345251" y="167892"/>
                                            <a:pt x="346364" y="284018"/>
                                          </a:cubicBezTo>
                                          <a:cubicBezTo>
                                            <a:pt x="214848" y="311771"/>
                                            <a:pt x="141895" y="273524"/>
                                            <a:pt x="0" y="284018"/>
                                          </a:cubicBezTo>
                                          <a:cubicBezTo>
                                            <a:pt x="-23821" y="159694"/>
                                            <a:pt x="3949" y="137560"/>
                                            <a:pt x="0" y="0"/>
                                          </a:cubicBezTo>
                                          <a:close/>
                                        </a:path>
                                      </a:pathLst>
                                    </a:custGeom>
                                    <ask:type>
                                      <ask:lineSketchNone/>
                                    </ask:type>
                                  </ask:lineSketchStyleProps>
                                </a:ext>
                              </a:extLst>
                            </a:ln>
                          </wps:spPr>
                          <wps:txbx>
                            <w:txbxContent>
                              <w:p w14:paraId="3F43E856" w14:textId="7ABB51A9"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b1</w:t>
                                </w:r>
                              </w:p>
                              <w:p w14:paraId="2B350455" w14:textId="77777777" w:rsidR="004D0247" w:rsidRDefault="004D0247"/>
                              <w:p w14:paraId="26396D3B" w14:textId="2BF40998"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1336742" name="Cuadro de texto 9"/>
                          <wps:cNvSpPr txBox="1"/>
                          <wps:spPr>
                            <a:xfrm>
                              <a:off x="6927" y="20782"/>
                              <a:ext cx="346364" cy="284018"/>
                            </a:xfrm>
                            <a:prstGeom prst="rect">
                              <a:avLst/>
                            </a:prstGeom>
                            <a:grpFill/>
                            <a:ln w="6350">
                              <a:solidFill>
                                <a:schemeClr val="bg1"/>
                              </a:solidFill>
                              <a:round/>
                              <a:extLst>
                                <a:ext uri="{C807C97D-BFC1-408E-A445-0C87EB9F89A2}">
                                  <ask:lineSketchStyleProps xmlns:ask="http://schemas.microsoft.com/office/drawing/2018/sketchyshapes" sd="999097943">
                                    <a:custGeom>
                                      <a:avLst/>
                                      <a:gdLst>
                                        <a:gd name="csX0" fmla="*/ 0 w 346364"/>
                                        <a:gd name="csY0" fmla="*/ 0 h 284018"/>
                                        <a:gd name="csX1" fmla="*/ 346364 w 346364"/>
                                        <a:gd name="csY1" fmla="*/ 0 h 284018"/>
                                        <a:gd name="csX2" fmla="*/ 346364 w 346364"/>
                                        <a:gd name="csY2" fmla="*/ 284018 h 284018"/>
                                        <a:gd name="csX3" fmla="*/ 0 w 346364"/>
                                        <a:gd name="csY3" fmla="*/ 284018 h 284018"/>
                                        <a:gd name="csX4" fmla="*/ 0 w 346364"/>
                                        <a:gd name="csY4" fmla="*/ 0 h 284018"/>
                                      </a:gdLst>
                                      <a:ahLst/>
                                      <a:cxnLst>
                                        <a:cxn ang="0">
                                          <a:pos x="csX0" y="csY0"/>
                                        </a:cxn>
                                        <a:cxn ang="0">
                                          <a:pos x="csX1" y="csY1"/>
                                        </a:cxn>
                                        <a:cxn ang="0">
                                          <a:pos x="csX2" y="csY2"/>
                                        </a:cxn>
                                        <a:cxn ang="0">
                                          <a:pos x="csX3" y="csY3"/>
                                        </a:cxn>
                                        <a:cxn ang="0">
                                          <a:pos x="csX4" y="csY4"/>
                                        </a:cxn>
                                      </a:cxnLst>
                                      <a:rect l="l" t="t" r="r" b="b"/>
                                      <a:pathLst>
                                        <a:path w="346364" h="284018" fill="none" extrusionOk="0">
                                          <a:moveTo>
                                            <a:pt x="0" y="0"/>
                                          </a:moveTo>
                                          <a:cubicBezTo>
                                            <a:pt x="114463" y="-13643"/>
                                            <a:pt x="220465" y="35153"/>
                                            <a:pt x="346364" y="0"/>
                                          </a:cubicBezTo>
                                          <a:cubicBezTo>
                                            <a:pt x="374637" y="138157"/>
                                            <a:pt x="315365" y="204763"/>
                                            <a:pt x="346364" y="284018"/>
                                          </a:cubicBezTo>
                                          <a:cubicBezTo>
                                            <a:pt x="237442" y="297118"/>
                                            <a:pt x="95249" y="258717"/>
                                            <a:pt x="0" y="284018"/>
                                          </a:cubicBezTo>
                                          <a:cubicBezTo>
                                            <a:pt x="-2429" y="186656"/>
                                            <a:pt x="12089" y="123521"/>
                                            <a:pt x="0" y="0"/>
                                          </a:cubicBezTo>
                                          <a:close/>
                                        </a:path>
                                        <a:path w="346364" h="284018" stroke="0" extrusionOk="0">
                                          <a:moveTo>
                                            <a:pt x="0" y="0"/>
                                          </a:moveTo>
                                          <a:cubicBezTo>
                                            <a:pt x="74989" y="-9573"/>
                                            <a:pt x="270401" y="26279"/>
                                            <a:pt x="346364" y="0"/>
                                          </a:cubicBezTo>
                                          <a:cubicBezTo>
                                            <a:pt x="356117" y="92428"/>
                                            <a:pt x="342255" y="170366"/>
                                            <a:pt x="346364" y="284018"/>
                                          </a:cubicBezTo>
                                          <a:cubicBezTo>
                                            <a:pt x="243915" y="286012"/>
                                            <a:pt x="119472" y="276192"/>
                                            <a:pt x="0" y="284018"/>
                                          </a:cubicBezTo>
                                          <a:cubicBezTo>
                                            <a:pt x="-3130" y="204231"/>
                                            <a:pt x="32612" y="59381"/>
                                            <a:pt x="0" y="0"/>
                                          </a:cubicBezTo>
                                          <a:close/>
                                        </a:path>
                                      </a:pathLst>
                                    </a:custGeom>
                                    <ask:type>
                                      <ask:lineSketchNone/>
                                    </ask:type>
                                  </ask:lineSketchStyleProps>
                                </a:ext>
                              </a:extLst>
                            </a:ln>
                          </wps:spPr>
                          <wps:txbx>
                            <w:txbxContent>
                              <w:p w14:paraId="1525CE14" w14:textId="73E504E2"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a1</w:t>
                                </w:r>
                              </w:p>
                              <w:p w14:paraId="665F8884" w14:textId="77777777" w:rsidR="004D0247" w:rsidRDefault="004D0247"/>
                              <w:p w14:paraId="64D5A8D6" w14:textId="7A051314"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611844172" name="Rectángulo 2"/>
                          <wps:cNvSpPr/>
                          <wps:spPr>
                            <a:xfrm>
                              <a:off x="928255" y="0"/>
                              <a:ext cx="1517073" cy="1018309"/>
                            </a:xfrm>
                            <a:prstGeom prst="rect">
                              <a:avLst/>
                            </a:prstGeom>
                            <a:grpFill/>
                            <a:ln>
                              <a:round/>
                              <a:extLst>
                                <a:ext uri="{C807C97D-BFC1-408E-A445-0C87EB9F89A2}">
                                  <ask:lineSketchStyleProps xmlns:ask="http://schemas.microsoft.com/office/drawing/2018/sketchyshapes" sd="3155858161">
                                    <a:custGeom>
                                      <a:avLst/>
                                      <a:gdLst>
                                        <a:gd name="csX0" fmla="*/ 0 w 1517073"/>
                                        <a:gd name="csY0" fmla="*/ 0 h 1018309"/>
                                        <a:gd name="csX1" fmla="*/ 475350 w 1517073"/>
                                        <a:gd name="csY1" fmla="*/ 0 h 1018309"/>
                                        <a:gd name="csX2" fmla="*/ 996211 w 1517073"/>
                                        <a:gd name="csY2" fmla="*/ 0 h 1018309"/>
                                        <a:gd name="csX3" fmla="*/ 1517073 w 1517073"/>
                                        <a:gd name="csY3" fmla="*/ 0 h 1018309"/>
                                        <a:gd name="csX4" fmla="*/ 1517073 w 1517073"/>
                                        <a:gd name="csY4" fmla="*/ 529521 h 1018309"/>
                                        <a:gd name="csX5" fmla="*/ 1517073 w 1517073"/>
                                        <a:gd name="csY5" fmla="*/ 1018309 h 1018309"/>
                                        <a:gd name="csX6" fmla="*/ 981041 w 1517073"/>
                                        <a:gd name="csY6" fmla="*/ 1018309 h 1018309"/>
                                        <a:gd name="csX7" fmla="*/ 505691 w 1517073"/>
                                        <a:gd name="csY7" fmla="*/ 1018309 h 1018309"/>
                                        <a:gd name="csX8" fmla="*/ 0 w 1517073"/>
                                        <a:gd name="csY8" fmla="*/ 1018309 h 1018309"/>
                                        <a:gd name="csX9" fmla="*/ 0 w 1517073"/>
                                        <a:gd name="csY9" fmla="*/ 519338 h 1018309"/>
                                        <a:gd name="csX10" fmla="*/ 0 w 1517073"/>
                                        <a:gd name="csY10" fmla="*/ 0 h 1018309"/>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1517073" h="1018309" fill="none" extrusionOk="0">
                                          <a:moveTo>
                                            <a:pt x="0" y="0"/>
                                          </a:moveTo>
                                          <a:cubicBezTo>
                                            <a:pt x="130178" y="-46899"/>
                                            <a:pt x="260300" y="26296"/>
                                            <a:pt x="475350" y="0"/>
                                          </a:cubicBezTo>
                                          <a:cubicBezTo>
                                            <a:pt x="690400" y="-26296"/>
                                            <a:pt x="836803" y="31308"/>
                                            <a:pt x="996211" y="0"/>
                                          </a:cubicBezTo>
                                          <a:cubicBezTo>
                                            <a:pt x="1155619" y="-31308"/>
                                            <a:pt x="1281618" y="24359"/>
                                            <a:pt x="1517073" y="0"/>
                                          </a:cubicBezTo>
                                          <a:cubicBezTo>
                                            <a:pt x="1527710" y="240554"/>
                                            <a:pt x="1471187" y="371446"/>
                                            <a:pt x="1517073" y="529521"/>
                                          </a:cubicBezTo>
                                          <a:cubicBezTo>
                                            <a:pt x="1562959" y="687596"/>
                                            <a:pt x="1483883" y="814330"/>
                                            <a:pt x="1517073" y="1018309"/>
                                          </a:cubicBezTo>
                                          <a:cubicBezTo>
                                            <a:pt x="1315265" y="1042077"/>
                                            <a:pt x="1182811" y="965636"/>
                                            <a:pt x="981041" y="1018309"/>
                                          </a:cubicBezTo>
                                          <a:cubicBezTo>
                                            <a:pt x="779271" y="1070982"/>
                                            <a:pt x="637799" y="996337"/>
                                            <a:pt x="505691" y="1018309"/>
                                          </a:cubicBezTo>
                                          <a:cubicBezTo>
                                            <a:pt x="373583" y="1040281"/>
                                            <a:pt x="164229" y="965270"/>
                                            <a:pt x="0" y="1018309"/>
                                          </a:cubicBezTo>
                                          <a:cubicBezTo>
                                            <a:pt x="-26198" y="795872"/>
                                            <a:pt x="49998" y="737445"/>
                                            <a:pt x="0" y="519338"/>
                                          </a:cubicBezTo>
                                          <a:cubicBezTo>
                                            <a:pt x="-49998" y="301231"/>
                                            <a:pt x="155" y="137389"/>
                                            <a:pt x="0" y="0"/>
                                          </a:cubicBezTo>
                                          <a:close/>
                                        </a:path>
                                        <a:path w="1517073" h="1018309" stroke="0" extrusionOk="0">
                                          <a:moveTo>
                                            <a:pt x="0" y="0"/>
                                          </a:moveTo>
                                          <a:cubicBezTo>
                                            <a:pt x="209060" y="-21452"/>
                                            <a:pt x="352874" y="10672"/>
                                            <a:pt x="490520" y="0"/>
                                          </a:cubicBezTo>
                                          <a:cubicBezTo>
                                            <a:pt x="628166" y="-10672"/>
                                            <a:pt x="747626" y="1719"/>
                                            <a:pt x="981041" y="0"/>
                                          </a:cubicBezTo>
                                          <a:cubicBezTo>
                                            <a:pt x="1214456" y="-1719"/>
                                            <a:pt x="1302863" y="15780"/>
                                            <a:pt x="1517073" y="0"/>
                                          </a:cubicBezTo>
                                          <a:cubicBezTo>
                                            <a:pt x="1528310" y="113655"/>
                                            <a:pt x="1499041" y="310254"/>
                                            <a:pt x="1517073" y="529521"/>
                                          </a:cubicBezTo>
                                          <a:cubicBezTo>
                                            <a:pt x="1535105" y="748788"/>
                                            <a:pt x="1459423" y="841527"/>
                                            <a:pt x="1517073" y="1018309"/>
                                          </a:cubicBezTo>
                                          <a:cubicBezTo>
                                            <a:pt x="1343243" y="1077664"/>
                                            <a:pt x="1148084" y="998645"/>
                                            <a:pt x="1011382" y="1018309"/>
                                          </a:cubicBezTo>
                                          <a:cubicBezTo>
                                            <a:pt x="874680" y="1037973"/>
                                            <a:pt x="742381" y="970703"/>
                                            <a:pt x="520862" y="1018309"/>
                                          </a:cubicBezTo>
                                          <a:cubicBezTo>
                                            <a:pt x="299343" y="1065915"/>
                                            <a:pt x="161817" y="1014965"/>
                                            <a:pt x="0" y="1018309"/>
                                          </a:cubicBezTo>
                                          <a:cubicBezTo>
                                            <a:pt x="-46052" y="768567"/>
                                            <a:pt x="37022" y="701139"/>
                                            <a:pt x="0" y="509155"/>
                                          </a:cubicBezTo>
                                          <a:cubicBezTo>
                                            <a:pt x="-37022" y="317171"/>
                                            <a:pt x="9577" y="131984"/>
                                            <a:pt x="0" y="0"/>
                                          </a:cubicBezTo>
                                          <a:close/>
                                        </a:path>
                                      </a:pathLst>
                                    </a:custGeom>
                                    <ask:type>
                                      <ask:lineSketchNone/>
                                    </ask:type>
                                  </ask:lineSketchStyleProps>
                                </a:ext>
                              </a:extLst>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5711378" name="Conector recto de flecha 3"/>
                          <wps:cNvCnPr/>
                          <wps:spPr>
                            <a:xfrm flipH="1">
                              <a:off x="266700" y="166254"/>
                              <a:ext cx="658091" cy="0"/>
                            </a:xfrm>
                            <a:prstGeom prst="straightConnector1">
                              <a:avLst/>
                            </a:prstGeom>
                            <a:grpFill/>
                            <a:ln>
                              <a:solidFill>
                                <a:schemeClr val="tx1"/>
                              </a:solidFill>
                              <a:round/>
                              <a:tailEnd type="triangle"/>
                            </a:ln>
                          </wps:spPr>
                          <wps:style>
                            <a:lnRef idx="1">
                              <a:schemeClr val="accent1"/>
                            </a:lnRef>
                            <a:fillRef idx="0">
                              <a:schemeClr val="accent1"/>
                            </a:fillRef>
                            <a:effectRef idx="0">
                              <a:schemeClr val="accent1"/>
                            </a:effectRef>
                            <a:fontRef idx="minor">
                              <a:schemeClr val="tx1"/>
                            </a:fontRef>
                          </wps:style>
                          <wps:bodyPr/>
                        </wps:wsp>
                        <wps:wsp>
                          <wps:cNvPr id="114043191" name="Conector recto de flecha 3"/>
                          <wps:cNvCnPr/>
                          <wps:spPr>
                            <a:xfrm flipH="1">
                              <a:off x="259773" y="748145"/>
                              <a:ext cx="658091" cy="0"/>
                            </a:xfrm>
                            <a:prstGeom prst="straightConnector1">
                              <a:avLst/>
                            </a:prstGeom>
                            <a:grpFill/>
                            <a:ln>
                              <a:solidFill>
                                <a:schemeClr val="tx1"/>
                              </a:solidFill>
                              <a:round/>
                              <a:tailEnd type="triangle"/>
                            </a:ln>
                          </wps:spPr>
                          <wps:style>
                            <a:lnRef idx="1">
                              <a:schemeClr val="accent1"/>
                            </a:lnRef>
                            <a:fillRef idx="0">
                              <a:schemeClr val="accent1"/>
                            </a:fillRef>
                            <a:effectRef idx="0">
                              <a:schemeClr val="accent1"/>
                            </a:effectRef>
                            <a:fontRef idx="minor">
                              <a:schemeClr val="tx1"/>
                            </a:fontRef>
                          </wps:style>
                          <wps:bodyPr/>
                        </wps:wsp>
                        <wps:wsp>
                          <wps:cNvPr id="567282640" name="Conector recto de flecha 6"/>
                          <wps:cNvCnPr/>
                          <wps:spPr>
                            <a:xfrm>
                              <a:off x="2452255" y="166254"/>
                              <a:ext cx="658800" cy="0"/>
                            </a:xfrm>
                            <a:prstGeom prst="straightConnector1">
                              <a:avLst/>
                            </a:prstGeom>
                            <a:grpFill/>
                            <a:ln>
                              <a:solidFill>
                                <a:schemeClr val="tx1"/>
                              </a:solidFill>
                              <a:round/>
                              <a:tailEnd type="triangle"/>
                            </a:ln>
                          </wps:spPr>
                          <wps:style>
                            <a:lnRef idx="1">
                              <a:schemeClr val="accent1"/>
                            </a:lnRef>
                            <a:fillRef idx="0">
                              <a:schemeClr val="accent1"/>
                            </a:fillRef>
                            <a:effectRef idx="0">
                              <a:schemeClr val="accent1"/>
                            </a:effectRef>
                            <a:fontRef idx="minor">
                              <a:schemeClr val="tx1"/>
                            </a:fontRef>
                          </wps:style>
                          <wps:bodyPr/>
                        </wps:wsp>
                        <wps:wsp>
                          <wps:cNvPr id="687928209" name="Conector recto de flecha 6"/>
                          <wps:cNvCnPr/>
                          <wps:spPr>
                            <a:xfrm>
                              <a:off x="2445327" y="748145"/>
                              <a:ext cx="658800" cy="0"/>
                            </a:xfrm>
                            <a:prstGeom prst="straightConnector1">
                              <a:avLst/>
                            </a:prstGeom>
                            <a:grpFill/>
                            <a:ln>
                              <a:solidFill>
                                <a:schemeClr val="tx1"/>
                              </a:solidFill>
                              <a:round/>
                              <a:tailEnd type="triangle"/>
                            </a:ln>
                          </wps:spPr>
                          <wps:style>
                            <a:lnRef idx="1">
                              <a:schemeClr val="accent1"/>
                            </a:lnRef>
                            <a:fillRef idx="0">
                              <a:schemeClr val="accent1"/>
                            </a:fillRef>
                            <a:effectRef idx="0">
                              <a:schemeClr val="accent1"/>
                            </a:effectRef>
                            <a:fontRef idx="minor">
                              <a:schemeClr val="tx1"/>
                            </a:fontRef>
                          </wps:style>
                          <wps:bodyPr/>
                        </wps:wsp>
                        <wps:wsp>
                          <wps:cNvPr id="855002347" name="Cuadro de texto 7"/>
                          <wps:cNvSpPr txBox="1"/>
                          <wps:spPr>
                            <a:xfrm>
                              <a:off x="962891" y="41563"/>
                              <a:ext cx="1454323" cy="955387"/>
                            </a:xfrm>
                            <a:prstGeom prst="rect">
                              <a:avLst/>
                            </a:prstGeom>
                            <a:grpFill/>
                            <a:ln w="6350">
                              <a:solidFill>
                                <a:schemeClr val="bg1"/>
                              </a:solidFill>
                              <a:round/>
                              <a:extLst>
                                <a:ext uri="{C807C97D-BFC1-408E-A445-0C87EB9F89A2}">
                                  <ask:lineSketchStyleProps xmlns:ask="http://schemas.microsoft.com/office/drawing/2018/sketchyshapes" sd="3087006007">
                                    <a:custGeom>
                                      <a:avLst/>
                                      <a:gdLst>
                                        <a:gd name="csX0" fmla="*/ 0 w 1454323"/>
                                        <a:gd name="csY0" fmla="*/ 0 h 955387"/>
                                        <a:gd name="csX1" fmla="*/ 455688 w 1454323"/>
                                        <a:gd name="csY1" fmla="*/ 0 h 955387"/>
                                        <a:gd name="csX2" fmla="*/ 969549 w 1454323"/>
                                        <a:gd name="csY2" fmla="*/ 0 h 955387"/>
                                        <a:gd name="csX3" fmla="*/ 1454323 w 1454323"/>
                                        <a:gd name="csY3" fmla="*/ 0 h 955387"/>
                                        <a:gd name="csX4" fmla="*/ 1454323 w 1454323"/>
                                        <a:gd name="csY4" fmla="*/ 477694 h 955387"/>
                                        <a:gd name="csX5" fmla="*/ 1454323 w 1454323"/>
                                        <a:gd name="csY5" fmla="*/ 955387 h 955387"/>
                                        <a:gd name="csX6" fmla="*/ 984092 w 1454323"/>
                                        <a:gd name="csY6" fmla="*/ 955387 h 955387"/>
                                        <a:gd name="csX7" fmla="*/ 499318 w 1454323"/>
                                        <a:gd name="csY7" fmla="*/ 955387 h 955387"/>
                                        <a:gd name="csX8" fmla="*/ 0 w 1454323"/>
                                        <a:gd name="csY8" fmla="*/ 955387 h 955387"/>
                                        <a:gd name="csX9" fmla="*/ 0 w 1454323"/>
                                        <a:gd name="csY9" fmla="*/ 458586 h 955387"/>
                                        <a:gd name="csX10" fmla="*/ 0 w 1454323"/>
                                        <a:gd name="csY10" fmla="*/ 0 h 955387"/>
                                      </a:gdLst>
                                      <a:ahLst/>
                                      <a:cxnLst>
                                        <a:cxn ang="0">
                                          <a:pos x="csX0" y="csY0"/>
                                        </a:cxn>
                                        <a:cxn ang="0">
                                          <a:pos x="csX1" y="csY1"/>
                                        </a:cxn>
                                        <a:cxn ang="0">
                                          <a:pos x="csX2" y="csY2"/>
                                        </a:cxn>
                                        <a:cxn ang="0">
                                          <a:pos x="csX3" y="csY3"/>
                                        </a:cxn>
                                        <a:cxn ang="0">
                                          <a:pos x="csX4" y="csY4"/>
                                        </a:cxn>
                                        <a:cxn ang="0">
                                          <a:pos x="csX5" y="csY5"/>
                                        </a:cxn>
                                        <a:cxn ang="0">
                                          <a:pos x="csX6" y="csY6"/>
                                        </a:cxn>
                                        <a:cxn ang="0">
                                          <a:pos x="csX7" y="csY7"/>
                                        </a:cxn>
                                        <a:cxn ang="0">
                                          <a:pos x="csX8" y="csY8"/>
                                        </a:cxn>
                                        <a:cxn ang="0">
                                          <a:pos x="csX9" y="csY9"/>
                                        </a:cxn>
                                        <a:cxn ang="0">
                                          <a:pos x="csX10" y="csY10"/>
                                        </a:cxn>
                                      </a:cxnLst>
                                      <a:rect l="l" t="t" r="r" b="b"/>
                                      <a:pathLst>
                                        <a:path w="1454323" h="955387" fill="none" extrusionOk="0">
                                          <a:moveTo>
                                            <a:pt x="0" y="0"/>
                                          </a:moveTo>
                                          <a:cubicBezTo>
                                            <a:pt x="156316" y="-23650"/>
                                            <a:pt x="269246" y="35169"/>
                                            <a:pt x="455688" y="0"/>
                                          </a:cubicBezTo>
                                          <a:cubicBezTo>
                                            <a:pt x="642130" y="-35169"/>
                                            <a:pt x="792302" y="55757"/>
                                            <a:pt x="969549" y="0"/>
                                          </a:cubicBezTo>
                                          <a:cubicBezTo>
                                            <a:pt x="1146796" y="-55757"/>
                                            <a:pt x="1234443" y="46441"/>
                                            <a:pt x="1454323" y="0"/>
                                          </a:cubicBezTo>
                                          <a:cubicBezTo>
                                            <a:pt x="1496229" y="222217"/>
                                            <a:pt x="1432331" y="369985"/>
                                            <a:pt x="1454323" y="477694"/>
                                          </a:cubicBezTo>
                                          <a:cubicBezTo>
                                            <a:pt x="1476315" y="585403"/>
                                            <a:pt x="1454031" y="775006"/>
                                            <a:pt x="1454323" y="955387"/>
                                          </a:cubicBezTo>
                                          <a:cubicBezTo>
                                            <a:pt x="1247243" y="977417"/>
                                            <a:pt x="1086727" y="905692"/>
                                            <a:pt x="984092" y="955387"/>
                                          </a:cubicBezTo>
                                          <a:cubicBezTo>
                                            <a:pt x="881457" y="1005082"/>
                                            <a:pt x="675175" y="931697"/>
                                            <a:pt x="499318" y="955387"/>
                                          </a:cubicBezTo>
                                          <a:cubicBezTo>
                                            <a:pt x="323461" y="979077"/>
                                            <a:pt x="182974" y="918825"/>
                                            <a:pt x="0" y="955387"/>
                                          </a:cubicBezTo>
                                          <a:cubicBezTo>
                                            <a:pt x="-13543" y="811523"/>
                                            <a:pt x="16547" y="704110"/>
                                            <a:pt x="0" y="458586"/>
                                          </a:cubicBezTo>
                                          <a:cubicBezTo>
                                            <a:pt x="-16547" y="213062"/>
                                            <a:pt x="21328" y="112236"/>
                                            <a:pt x="0" y="0"/>
                                          </a:cubicBezTo>
                                          <a:close/>
                                        </a:path>
                                        <a:path w="1454323" h="955387" stroke="0" extrusionOk="0">
                                          <a:moveTo>
                                            <a:pt x="0" y="0"/>
                                          </a:moveTo>
                                          <a:cubicBezTo>
                                            <a:pt x="166088" y="-21353"/>
                                            <a:pt x="319487" y="52052"/>
                                            <a:pt x="441145" y="0"/>
                                          </a:cubicBezTo>
                                          <a:cubicBezTo>
                                            <a:pt x="562804" y="-52052"/>
                                            <a:pt x="682106" y="42022"/>
                                            <a:pt x="896833" y="0"/>
                                          </a:cubicBezTo>
                                          <a:cubicBezTo>
                                            <a:pt x="1111560" y="-42022"/>
                                            <a:pt x="1282304" y="3681"/>
                                            <a:pt x="1454323" y="0"/>
                                          </a:cubicBezTo>
                                          <a:cubicBezTo>
                                            <a:pt x="1463066" y="223120"/>
                                            <a:pt x="1428966" y="273935"/>
                                            <a:pt x="1454323" y="487247"/>
                                          </a:cubicBezTo>
                                          <a:cubicBezTo>
                                            <a:pt x="1479680" y="700559"/>
                                            <a:pt x="1442057" y="812511"/>
                                            <a:pt x="1454323" y="955387"/>
                                          </a:cubicBezTo>
                                          <a:cubicBezTo>
                                            <a:pt x="1277078" y="967803"/>
                                            <a:pt x="1192585" y="940937"/>
                                            <a:pt x="940462" y="955387"/>
                                          </a:cubicBezTo>
                                          <a:cubicBezTo>
                                            <a:pt x="688339" y="969837"/>
                                            <a:pt x="665668" y="905978"/>
                                            <a:pt x="441145" y="955387"/>
                                          </a:cubicBezTo>
                                          <a:cubicBezTo>
                                            <a:pt x="216622" y="1004796"/>
                                            <a:pt x="174828" y="945486"/>
                                            <a:pt x="0" y="955387"/>
                                          </a:cubicBezTo>
                                          <a:cubicBezTo>
                                            <a:pt x="-40264" y="813813"/>
                                            <a:pt x="15685" y="686681"/>
                                            <a:pt x="0" y="477694"/>
                                          </a:cubicBezTo>
                                          <a:cubicBezTo>
                                            <a:pt x="-15685" y="268707"/>
                                            <a:pt x="54473" y="207783"/>
                                            <a:pt x="0" y="0"/>
                                          </a:cubicBezTo>
                                          <a:close/>
                                        </a:path>
                                      </a:pathLst>
                                    </a:custGeom>
                                    <ask:type>
                                      <ask:lineSketchNone/>
                                    </ask:type>
                                  </ask:lineSketchStyleProps>
                                </a:ext>
                              </a:extLst>
                            </a:ln>
                          </wps:spPr>
                          <wps:txbx>
                            <w:txbxContent>
                              <w:p w14:paraId="1BBC52F2" w14:textId="48977B68" w:rsidR="0028620E" w:rsidRPr="00310E7E" w:rsidRDefault="00000000">
                                <w:pPr>
                                  <w:rPr>
                                    <w:sz w:val="40"/>
                                    <w:szCs w:val="40"/>
                                    <w14:textOutline w14:w="9525" w14:cap="rnd" w14:cmpd="sng" w14:algn="ctr">
                                      <w14:noFill/>
                                      <w14:prstDash w14:val="solid"/>
                                      <w14:bevel/>
                                    </w14:textOutline>
                                  </w:rPr>
                                </w:pPr>
                                <m:oMathPara>
                                  <m:oMath>
                                    <m:d>
                                      <m:dPr>
                                        <m:ctrlPr>
                                          <w:rPr>
                                            <w:rFonts w:ascii="Cambria Math" w:hAnsi="Cambria Math"/>
                                            <w:i/>
                                            <w:sz w:val="44"/>
                                            <w:szCs w:val="44"/>
                                            <w14:textOutline w14:w="9525" w14:cap="rnd" w14:cmpd="sng" w14:algn="ctr">
                                              <w14:noFill/>
                                              <w14:prstDash w14:val="solid"/>
                                              <w14:bevel/>
                                            </w14:textOutline>
                                          </w:rPr>
                                        </m:ctrlPr>
                                      </m:dPr>
                                      <m:e>
                                        <m:m>
                                          <m:mPr>
                                            <m:plcHide m:val="1"/>
                                            <m:mcs>
                                              <m:mc>
                                                <m:mcPr>
                                                  <m:count m:val="2"/>
                                                  <m:mcJc m:val="center"/>
                                                </m:mcPr>
                                              </m:mc>
                                            </m:mcs>
                                            <m:ctrlPr>
                                              <w:rPr>
                                                <w:rFonts w:ascii="Cambria Math" w:hAnsi="Cambria Math"/>
                                                <w:b/>
                                                <w:bCs/>
                                                <w:i/>
                                                <w:color w:val="000000" w:themeColor="text1"/>
                                                <w:sz w:val="44"/>
                                                <w:szCs w:val="44"/>
                                                <w14:textOutline w14:w="9525" w14:cap="rnd" w14:cmpd="sng" w14:algn="ctr">
                                                  <w14:noFill/>
                                                  <w14:prstDash w14:val="solid"/>
                                                  <w14:bevel/>
                                                </w14:textOutline>
                                              </w:rPr>
                                            </m:ctrlPr>
                                          </m:mP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12</m:t>
                                                  </m:r>
                                                </m:sub>
                                              </m:sSub>
                                            </m:e>
                                          </m:m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22</m:t>
                                                  </m:r>
                                                </m:sub>
                                              </m:sSub>
                                            </m:e>
                                          </m:mr>
                                        </m:m>
                                      </m:e>
                                    </m:d>
                                  </m:oMath>
                                </m:oMathPara>
                              </w:p>
                              <w:p w14:paraId="22C6D194" w14:textId="77777777" w:rsidR="0028620E" w:rsidRDefault="0028620E"/>
                              <w:p w14:paraId="24001BD0" w14:textId="77777777" w:rsidR="0028620E" w:rsidRPr="00310E7E" w:rsidRDefault="00000000">
                                <w:pPr>
                                  <w:rPr>
                                    <w:sz w:val="40"/>
                                    <w:szCs w:val="40"/>
                                    <w14:textOutline w14:w="9525" w14:cap="rnd" w14:cmpd="sng" w14:algn="ctr">
                                      <w14:noFill/>
                                      <w14:prstDash w14:val="solid"/>
                                      <w14:bevel/>
                                    </w14:textOutline>
                                  </w:rPr>
                                </w:pPr>
                                <m:oMathPara>
                                  <m:oMath>
                                    <m:d>
                                      <m:dPr>
                                        <m:ctrlPr>
                                          <w:rPr>
                                            <w:rFonts w:ascii="Cambria Math" w:hAnsi="Cambria Math"/>
                                            <w:i/>
                                            <w:sz w:val="44"/>
                                            <w:szCs w:val="44"/>
                                            <w14:textOutline w14:w="9525" w14:cap="rnd" w14:cmpd="sng" w14:algn="ctr">
                                              <w14:noFill/>
                                              <w14:prstDash w14:val="solid"/>
                                              <w14:bevel/>
                                            </w14:textOutline>
                                          </w:rPr>
                                        </m:ctrlPr>
                                      </m:dPr>
                                      <m:e>
                                        <m:m>
                                          <m:mPr>
                                            <m:plcHide m:val="1"/>
                                            <m:mcs>
                                              <m:mc>
                                                <m:mcPr>
                                                  <m:count m:val="2"/>
                                                  <m:mcJc m:val="center"/>
                                                </m:mcPr>
                                              </m:mc>
                                            </m:mcs>
                                            <m:ctrlPr>
                                              <w:rPr>
                                                <w:rFonts w:ascii="Cambria Math" w:hAnsi="Cambria Math"/>
                                                <w:b/>
                                                <w:bCs/>
                                                <w:i/>
                                                <w:color w:val="000000" w:themeColor="text1"/>
                                                <w:sz w:val="44"/>
                                                <w:szCs w:val="44"/>
                                                <w14:textOutline w14:w="9525" w14:cap="rnd" w14:cmpd="sng" w14:algn="ctr">
                                                  <w14:noFill/>
                                                  <w14:prstDash w14:val="solid"/>
                                                  <w14:bevel/>
                                                </w14:textOutline>
                                              </w:rPr>
                                            </m:ctrlPr>
                                          </m:mP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12</m:t>
                                                  </m:r>
                                                </m:sub>
                                              </m:sSub>
                                            </m:e>
                                          </m:m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22</m:t>
                                                  </m:r>
                                                </m:sub>
                                              </m:sSub>
                                            </m:e>
                                          </m:mr>
                                        </m:m>
                                      </m:e>
                                    </m:d>
                                  </m:oMath>
                                </m:oMathPara>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33DDA42" id="Grupo 12" o:spid="_x0000_s1027" style="position:absolute;left:0;text-align:left;margin-left:103.1pt;margin-top:2.4pt;width:4in;height:91.65pt;z-index:251670528" coordsize="36576,116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">
                <v:rect id="Rectángulo 11" o:spid="_x0000_s1028" style="position:absolute;width:36576;height:116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" fillcolor="white [3212]" strokecolor="#091723 [484]" strokeweight="1pt"/>
                <v:group id="Grupo 10" o:spid="_x0000_s1029" style="position:absolute;left:969;top:900;width:34013;height:10183" coordsize="34012,10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">
                  <v:shape id="Cuadro de texto 9" o:spid="_x0000_s1030" type="#_x0000_t202" style="position:absolute;left:30549;top:138;width:3463;height:2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" filled="f" strokecolor="white [3212]" strokeweight=".5pt">
                    <v:stroke joinstyle="round"/>
                    <v:textbox>
                      <w:txbxContent>
                        <w:p w14:paraId="243ED815" w14:textId="291F2E76"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a2</w:t>
                          </w:r>
                        </w:p>
                        <w:p w14:paraId="19F45EAB" w14:textId="77777777" w:rsidR="004D0247" w:rsidRDefault="004D0247"/>
                        <w:p w14:paraId="3B736CA2" w14:textId="4EE09312"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a2</w:t>
                          </w:r>
                        </w:p>
                      </w:txbxContent>
                    </v:textbox>
                  </v:shape>
                  <v:shape id="Cuadro de texto 9" o:spid="_x0000_s1031" type="#_x0000_t202" style="position:absolute;left:30410;top:5957;width:3464;height:2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" filled="f" strokecolor="white [3212]" strokeweight=".5pt">
                    <v:stroke joinstyle="round"/>
                    <v:textbox>
                      <w:txbxContent>
                        <w:p w14:paraId="3258B4A7" w14:textId="1A7253B5"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b2</w:t>
                          </w:r>
                        </w:p>
                        <w:p w14:paraId="10174B2E" w14:textId="77777777" w:rsidR="004D0247" w:rsidRDefault="004D0247"/>
                        <w:p w14:paraId="38D296B1" w14:textId="68ABD563"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b2</w:t>
                          </w:r>
                        </w:p>
                      </w:txbxContent>
                    </v:textbox>
                  </v:shape>
                  <v:shape id="Cuadro de texto 9" o:spid="_x0000_s1032" type="#_x0000_t202" style="position:absolute;top:6096;width:3463;height:28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" filled="f" strokecolor="white [3212]" strokeweight=".5pt">
                    <v:stroke joinstyle="round"/>
                    <v:textbox>
                      <w:txbxContent>
                        <w:p w14:paraId="3F43E856" w14:textId="7ABB51A9"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b1</w:t>
                          </w:r>
                        </w:p>
                        <w:p w14:paraId="2B350455" w14:textId="77777777" w:rsidR="004D0247" w:rsidRDefault="004D0247"/>
                        <w:p w14:paraId="26396D3B" w14:textId="2BF40998"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b1</w:t>
                          </w:r>
                        </w:p>
                      </w:txbxContent>
                    </v:textbox>
                  </v:shape>
                  <v:shape id="Cuadro de texto 9" o:spid="_x0000_s1033" type="#_x0000_t202" style="position:absolute;left:69;top:207;width:3463;height:2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" filled="f" strokecolor="white [3212]" strokeweight=".5pt">
                    <v:stroke joinstyle="round"/>
                    <v:textbox>
                      <w:txbxContent>
                        <w:p w14:paraId="1525CE14" w14:textId="73E504E2"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a1</w:t>
                          </w:r>
                        </w:p>
                        <w:p w14:paraId="665F8884" w14:textId="77777777" w:rsidR="004D0247" w:rsidRDefault="004D0247"/>
                        <w:p w14:paraId="64D5A8D6" w14:textId="7A051314" w:rsidR="004D0247" w:rsidRPr="00310E7E" w:rsidRDefault="004D0247" w:rsidP="004D0247">
                          <w:pPr>
                            <w:jc w:val="center"/>
                            <w:rPr>
                              <w14:textOutline w14:w="9525" w14:cap="rnd" w14:cmpd="sng" w14:algn="ctr">
                                <w14:noFill/>
                                <w14:prstDash w14:val="solid"/>
                                <w14:bevel/>
                              </w14:textOutline>
                            </w:rPr>
                          </w:pPr>
                          <w:r w:rsidRPr="00310E7E">
                            <w:rPr>
                              <w14:textOutline w14:w="9525" w14:cap="rnd" w14:cmpd="sng" w14:algn="ctr">
                                <w14:noFill/>
                                <w14:prstDash w14:val="solid"/>
                                <w14:bevel/>
                              </w14:textOutline>
                            </w:rPr>
                            <w:t>a1</w:t>
                          </w:r>
                        </w:p>
                      </w:txbxContent>
                    </v:textbox>
                  </v:shape>
                  <v:rect id="Rectángulo 2" o:spid="_x0000_s1034" style="position:absolute;left:9282;width:15171;height:101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" filled="f" strokecolor="#091723 [484]" strokeweight="1pt">
                    <v:stroke joinstyle="round"/>
                  </v:rect>
                  <v:shapetype id="_x0000_t32" coordsize="21600,21600" o:spt="32" o:oned="t" path="m,l21600,21600e" filled="f">
                    <v:path arrowok="t" fillok="f" o:connecttype="none"/>
                    <o:lock v:ext="edit" shapetype="t"/>
                  </v:shapetype>
                  <v:shape id="Conector recto de flecha 3" o:spid="_x0000_s1035" type="#_x0000_t32" style="position:absolute;left:2667;top:1662;width:6580;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" strokecolor="black [3213]" strokeweight=".5pt">
                    <v:stroke endarrow="block"/>
                  </v:shape>
                  <v:shape id="Conector recto de flecha 3" o:spid="_x0000_s1036" type="#_x0000_t32" style="position:absolute;left:2597;top:7481;width:658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" strokecolor="black [3213]" strokeweight=".5pt">
                    <v:stroke endarrow="block"/>
                  </v:shape>
                  <v:shape id="Conector recto de flecha 6" o:spid="_x0000_s1037" type="#_x0000_t32" style="position:absolute;left:24522;top:1662;width:65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" strokecolor="black [3213]" strokeweight=".5pt">
                    <v:stroke endarrow="block"/>
                  </v:shape>
                  <v:shape id="Conector recto de flecha 6" o:spid="_x0000_s1038" type="#_x0000_t32" style="position:absolute;left:24453;top:7481;width:658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" strokecolor="black [3213]" strokeweight=".5pt">
                    <v:stroke endarrow="block"/>
                  </v:shape>
                  <v:shape id="Cuadro de texto 7" o:spid="_x0000_s1039" type="#_x0000_t202" style="position:absolute;left:9628;top:415;width:14544;height:9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" filled="f" strokecolor="white [3212]" strokeweight=".5pt">
                    <v:stroke joinstyle="round"/>
                    <v:textbox>
                      <w:txbxContent>
                        <w:p w14:paraId="1BBC52F2" w14:textId="48977B68" w:rsidR="0028620E" w:rsidRPr="00310E7E" w:rsidRDefault="00000000">
                          <w:pPr>
                            <w:rPr>
                              <w:sz w:val="40"/>
                              <w:szCs w:val="40"/>
                              <w14:textOutline w14:w="9525" w14:cap="rnd" w14:cmpd="sng" w14:algn="ctr">
                                <w14:noFill/>
                                <w14:prstDash w14:val="solid"/>
                                <w14:bevel/>
                              </w14:textOutline>
                            </w:rPr>
                          </w:pPr>
                          <m:oMathPara>
                            <m:oMath>
                              <m:d>
                                <m:dPr>
                                  <m:ctrlPr>
                                    <w:rPr>
                                      <w:rFonts w:ascii="Cambria Math" w:hAnsi="Cambria Math"/>
                                      <w:i/>
                                      <w:sz w:val="44"/>
                                      <w:szCs w:val="44"/>
                                      <w14:textOutline w14:w="9525" w14:cap="rnd" w14:cmpd="sng" w14:algn="ctr">
                                        <w14:noFill/>
                                        <w14:prstDash w14:val="solid"/>
                                        <w14:bevel/>
                                      </w14:textOutline>
                                    </w:rPr>
                                  </m:ctrlPr>
                                </m:dPr>
                                <m:e>
                                  <m:m>
                                    <m:mPr>
                                      <m:plcHide m:val="1"/>
                                      <m:mcs>
                                        <m:mc>
                                          <m:mcPr>
                                            <m:count m:val="2"/>
                                            <m:mcJc m:val="center"/>
                                          </m:mcPr>
                                        </m:mc>
                                      </m:mcs>
                                      <m:ctrlPr>
                                        <w:rPr>
                                          <w:rFonts w:ascii="Cambria Math" w:hAnsi="Cambria Math"/>
                                          <w:b/>
                                          <w:bCs/>
                                          <w:i/>
                                          <w:color w:val="000000" w:themeColor="text1"/>
                                          <w:sz w:val="44"/>
                                          <w:szCs w:val="44"/>
                                          <w14:textOutline w14:w="9525" w14:cap="rnd" w14:cmpd="sng" w14:algn="ctr">
                                            <w14:noFill/>
                                            <w14:prstDash w14:val="solid"/>
                                            <w14:bevel/>
                                          </w14:textOutline>
                                        </w:rPr>
                                      </m:ctrlPr>
                                    </m:mP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12</m:t>
                                            </m:r>
                                          </m:sub>
                                        </m:sSub>
                                      </m:e>
                                    </m:m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22</m:t>
                                            </m:r>
                                          </m:sub>
                                        </m:sSub>
                                      </m:e>
                                    </m:mr>
                                  </m:m>
                                </m:e>
                              </m:d>
                            </m:oMath>
                          </m:oMathPara>
                        </w:p>
                        <w:p w14:paraId="22C6D194" w14:textId="77777777" w:rsidR="0028620E" w:rsidRDefault="0028620E"/>
                        <w:p w14:paraId="24001BD0" w14:textId="77777777" w:rsidR="0028620E" w:rsidRPr="00310E7E" w:rsidRDefault="00000000">
                          <w:pPr>
                            <w:rPr>
                              <w:sz w:val="40"/>
                              <w:szCs w:val="40"/>
                              <w14:textOutline w14:w="9525" w14:cap="rnd" w14:cmpd="sng" w14:algn="ctr">
                                <w14:noFill/>
                                <w14:prstDash w14:val="solid"/>
                                <w14:bevel/>
                              </w14:textOutline>
                            </w:rPr>
                          </w:pPr>
                          <m:oMathPara>
                            <m:oMath>
                              <m:d>
                                <m:dPr>
                                  <m:ctrlPr>
                                    <w:rPr>
                                      <w:rFonts w:ascii="Cambria Math" w:hAnsi="Cambria Math"/>
                                      <w:i/>
                                      <w:sz w:val="44"/>
                                      <w:szCs w:val="44"/>
                                      <w14:textOutline w14:w="9525" w14:cap="rnd" w14:cmpd="sng" w14:algn="ctr">
                                        <w14:noFill/>
                                        <w14:prstDash w14:val="solid"/>
                                        <w14:bevel/>
                                      </w14:textOutline>
                                    </w:rPr>
                                  </m:ctrlPr>
                                </m:dPr>
                                <m:e>
                                  <m:m>
                                    <m:mPr>
                                      <m:plcHide m:val="1"/>
                                      <m:mcs>
                                        <m:mc>
                                          <m:mcPr>
                                            <m:count m:val="2"/>
                                            <m:mcJc m:val="center"/>
                                          </m:mcPr>
                                        </m:mc>
                                      </m:mcs>
                                      <m:ctrlPr>
                                        <w:rPr>
                                          <w:rFonts w:ascii="Cambria Math" w:hAnsi="Cambria Math"/>
                                          <w:b/>
                                          <w:bCs/>
                                          <w:i/>
                                          <w:color w:val="000000" w:themeColor="text1"/>
                                          <w:sz w:val="44"/>
                                          <w:szCs w:val="44"/>
                                          <w14:textOutline w14:w="9525" w14:cap="rnd" w14:cmpd="sng" w14:algn="ctr">
                                            <w14:noFill/>
                                            <w14:prstDash w14:val="solid"/>
                                            <w14:bevel/>
                                          </w14:textOutline>
                                        </w:rPr>
                                      </m:ctrlPr>
                                    </m:mP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12</m:t>
                                            </m:r>
                                          </m:sub>
                                        </m:sSub>
                                      </m:e>
                                    </m:mr>
                                    <m:mr>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21</m:t>
                                            </m:r>
                                          </m:sub>
                                        </m:sSub>
                                      </m:e>
                                      <m:e>
                                        <m:sSub>
                                          <m:sSubPr>
                                            <m:ctrlPr>
                                              <w:rPr>
                                                <w:rFonts w:ascii="Cambria Math" w:hAnsi="Cambria Math"/>
                                                <w:b/>
                                                <w:bCs/>
                                                <w:i/>
                                                <w:color w:val="000000" w:themeColor="text1"/>
                                                <w:sz w:val="44"/>
                                                <w:szCs w:val="44"/>
                                                <w14:textOutline w14:w="9525" w14:cap="rnd" w14:cmpd="sng" w14:algn="ctr">
                                                  <w14:noFill/>
                                                  <w14:prstDash w14:val="solid"/>
                                                  <w14:bevel/>
                                                </w14:textOutline>
                                              </w:rPr>
                                            </m:ctrlPr>
                                          </m:sSubPr>
                                          <m:e>
                                            <m:r>
                                              <m:rPr>
                                                <m:sty m:val="bi"/>
                                              </m:rPr>
                                              <w:rPr>
                                                <w:rFonts w:ascii="Cambria Math" w:hAnsi="Cambria Math"/>
                                                <w:color w:val="000000" w:themeColor="text1"/>
                                                <w:sz w:val="44"/>
                                                <w:szCs w:val="44"/>
                                                <w14:textOutline w14:w="9525" w14:cap="rnd" w14:cmpd="sng" w14:algn="ctr">
                                                  <w14:noFill/>
                                                  <w14:prstDash w14:val="solid"/>
                                                  <w14:bevel/>
                                                </w14:textOutline>
                                              </w:rPr>
                                              <m:t>S</m:t>
                                            </m:r>
                                          </m:e>
                                          <m:sub>
                                            <m:r>
                                              <m:rPr>
                                                <m:sty m:val="bi"/>
                                              </m:rPr>
                                              <w:rPr>
                                                <w:rFonts w:ascii="Cambria Math" w:hAnsi="Cambria Math"/>
                                                <w:color w:val="000000" w:themeColor="text1"/>
                                                <w:sz w:val="44"/>
                                                <w:szCs w:val="44"/>
                                                <w14:textOutline w14:w="9525" w14:cap="rnd" w14:cmpd="sng" w14:algn="ctr">
                                                  <w14:noFill/>
                                                  <w14:prstDash w14:val="solid"/>
                                                  <w14:bevel/>
                                                </w14:textOutline>
                                              </w:rPr>
                                              <m:t>22</m:t>
                                            </m:r>
                                          </m:sub>
                                        </m:sSub>
                                      </m:e>
                                    </m:mr>
                                  </m:m>
                                </m:e>
                              </m:d>
                            </m:oMath>
                          </m:oMathPara>
                        </w:p>
                      </w:txbxContent>
                    </v:textbox>
                  </v:shape>
                </v:group>
              </v:group>
            </w:pict>
          </mc:Fallback>
        </mc:AlternateContent>
      </w:r>
    </w:p>
    <w:p w14:paraId="513BD7FA" w14:textId="5C4610C3" w:rsidR="00F8255F" w:rsidRDefault="00F8255F" w:rsidP="009F391B">
      <w:pPr>
        <w:ind w:left="708" w:firstLine="708"/>
        <w:rPr>
          <w:rFonts w:cs="Times New Roman"/>
          <w:szCs w:val="24"/>
        </w:rPr>
      </w:pPr>
    </w:p>
    <w:p w14:paraId="55FAE1EC" w14:textId="4B497CE2" w:rsidR="00F8255F" w:rsidRDefault="00F8255F" w:rsidP="009F391B">
      <w:pPr>
        <w:ind w:left="708" w:firstLine="708"/>
        <w:rPr>
          <w:rFonts w:cs="Times New Roman"/>
          <w:szCs w:val="24"/>
        </w:rPr>
      </w:pPr>
    </w:p>
    <w:p w14:paraId="5398B4B9" w14:textId="367D0D39" w:rsidR="00F8255F" w:rsidRPr="008C27D2" w:rsidRDefault="00F8255F" w:rsidP="009F391B">
      <w:pPr>
        <w:ind w:left="708" w:firstLine="708"/>
        <w:rPr>
          <w:rFonts w:cs="Times New Roman"/>
          <w:szCs w:val="24"/>
        </w:rPr>
      </w:pPr>
    </w:p>
    <w:p w14:paraId="5BE8A083" w14:textId="7F38C637" w:rsidR="002E21E7" w:rsidRDefault="002E21E7" w:rsidP="009F391B">
      <w:pPr>
        <w:ind w:left="708" w:firstLine="708"/>
        <w:jc w:val="center"/>
        <w:rPr>
          <w:rFonts w:cs="Times New Roman"/>
          <w:szCs w:val="24"/>
        </w:rPr>
      </w:pPr>
    </w:p>
    <w:p w14:paraId="6404AA60" w14:textId="5A1918E0" w:rsidR="00211DCC" w:rsidRDefault="00310E7E" w:rsidP="009F391B">
      <w:pPr>
        <w:ind w:left="708"/>
      </w:pPr>
      <w:r>
        <w:t xml:space="preserve"> </w:t>
      </w:r>
    </w:p>
    <w:p w14:paraId="4566CB22" w14:textId="77777777" w:rsidR="00310E7E" w:rsidRPr="00211DCC" w:rsidRDefault="00310E7E" w:rsidP="009F391B">
      <w:pPr>
        <w:ind w:left="708"/>
      </w:pPr>
    </w:p>
    <w:p w14:paraId="0F1E58B9" w14:textId="7274670E" w:rsidR="002E21E7" w:rsidRPr="009F391B" w:rsidRDefault="00A406C8" w:rsidP="009F391B">
      <w:pPr>
        <w:pStyle w:val="Prrafodelista"/>
        <w:numPr>
          <w:ilvl w:val="0"/>
          <w:numId w:val="35"/>
        </w:numPr>
        <w:jc w:val="left"/>
        <w:rPr>
          <w:rFonts w:cs="Times New Roman"/>
          <w:b/>
          <w:bCs/>
          <w:szCs w:val="24"/>
        </w:rPr>
      </w:pPr>
      <w:r w:rsidRPr="009F391B">
        <w:rPr>
          <w:rFonts w:cs="Times New Roman"/>
          <w:b/>
          <w:bCs/>
          <w:szCs w:val="24"/>
        </w:rPr>
        <w:t>P</w:t>
      </w:r>
      <w:r w:rsidR="00D93C4E" w:rsidRPr="009F391B">
        <w:rPr>
          <w:rFonts w:cs="Times New Roman"/>
          <w:b/>
          <w:bCs/>
          <w:szCs w:val="24"/>
        </w:rPr>
        <w:t>arámetros</w:t>
      </w:r>
      <w:r w:rsidR="002E21E7" w:rsidRPr="009F391B">
        <w:rPr>
          <w:rFonts w:cs="Times New Roman"/>
          <w:b/>
          <w:bCs/>
          <w:szCs w:val="24"/>
        </w:rPr>
        <w:t xml:space="preserve">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11 </m:t>
            </m:r>
          </m:sub>
        </m:sSub>
        <m:r>
          <m:rPr>
            <m:sty m:val="bi"/>
          </m:rPr>
          <w:rPr>
            <w:rFonts w:ascii="Cambria Math" w:eastAsiaTheme="minorEastAsia" w:hAnsi="Cambria Math" w:cs="Times New Roman"/>
            <w:szCs w:val="24"/>
          </w:rPr>
          <m:t xml:space="preserve">). </m:t>
        </m:r>
      </m:oMath>
      <w:r w:rsidR="002E21E7" w:rsidRPr="009F391B">
        <w:rPr>
          <w:rFonts w:cs="Times New Roman"/>
          <w:b/>
          <w:bCs/>
          <w:szCs w:val="24"/>
        </w:rPr>
        <w:t xml:space="preserve">(Coeficiente </w:t>
      </w:r>
      <w:r w:rsidR="008C27D2" w:rsidRPr="009F391B">
        <w:rPr>
          <w:rFonts w:cs="Times New Roman"/>
          <w:b/>
          <w:bCs/>
          <w:szCs w:val="24"/>
        </w:rPr>
        <w:t>de reflexión</w:t>
      </w:r>
      <w:r w:rsidR="002E21E7" w:rsidRPr="009F391B">
        <w:rPr>
          <w:rFonts w:cs="Times New Roman"/>
          <w:b/>
          <w:bCs/>
          <w:szCs w:val="24"/>
        </w:rPr>
        <w:t xml:space="preserve"> de entrada)</w:t>
      </w:r>
    </w:p>
    <w:p w14:paraId="1A3E7BEA" w14:textId="77777777" w:rsidR="002E21E7" w:rsidRDefault="002E21E7" w:rsidP="009F391B">
      <w:pPr>
        <w:ind w:left="708"/>
        <w:jc w:val="left"/>
        <w:rPr>
          <w:rFonts w:cs="Times New Roman"/>
          <w:szCs w:val="24"/>
        </w:rPr>
      </w:pPr>
    </w:p>
    <w:p w14:paraId="1C76B728" w14:textId="3558A19E" w:rsidR="00CC428C" w:rsidRDefault="002E21E7" w:rsidP="009F391B">
      <w:pPr>
        <w:ind w:left="1068" w:firstLine="708"/>
        <w:rPr>
          <w:rFonts w:cs="Times New Roman"/>
        </w:rPr>
      </w:pPr>
      <w:r w:rsidRPr="002E21E7">
        <w:rPr>
          <w:rFonts w:cs="Times New Roman"/>
        </w:rPr>
        <w:t xml:space="preserve">El parámetro </w:t>
      </w:r>
      <m:oMath>
        <m:d>
          <m:dPr>
            <m:ctrlPr>
              <w:rPr>
                <w:rFonts w:ascii="Cambria Math" w:hAnsi="Cambria Math" w:cs="Times New Roman"/>
                <w:b/>
                <w:bCs/>
                <w:i/>
              </w:rPr>
            </m:ctrlPr>
          </m:dPr>
          <m:e>
            <m:sSub>
              <m:sSubPr>
                <m:ctrlPr>
                  <w:rPr>
                    <w:rFonts w:ascii="Cambria Math" w:hAnsi="Cambria Math" w:cs="Times New Roman"/>
                    <w:b/>
                    <w:bCs/>
                    <w:i/>
                  </w:rPr>
                </m:ctrlPr>
              </m:sSubPr>
              <m:e>
                <m:r>
                  <m:rPr>
                    <m:sty m:val="bi"/>
                  </m:rPr>
                  <w:rPr>
                    <w:rFonts w:ascii="Cambria Math" w:hAnsi="Cambria Math" w:cs="Times New Roman"/>
                  </w:rPr>
                  <m:t>S</m:t>
                </m:r>
              </m:e>
              <m:sub>
                <m:r>
                  <m:rPr>
                    <m:sty m:val="bi"/>
                  </m:rPr>
                  <w:rPr>
                    <w:rFonts w:ascii="Cambria Math" w:hAnsi="Cambria Math" w:cs="Times New Roman"/>
                  </w:rPr>
                  <m:t>11</m:t>
                </m:r>
              </m:sub>
            </m:sSub>
          </m:e>
        </m:d>
      </m:oMath>
      <w:r w:rsidR="00211DCC">
        <w:rPr>
          <w:rFonts w:cs="Times New Roman"/>
        </w:rPr>
        <w:t xml:space="preserve"> </w:t>
      </w:r>
      <w:r w:rsidRPr="002E21E7">
        <w:rPr>
          <w:rFonts w:cs="Times New Roman"/>
        </w:rPr>
        <w:t>representa la relación entre la onda que llega al puerto de entrada del dispositivo (onda incidente) y la onda que se refleja de regreso hacia la fuente</w:t>
      </w:r>
      <w:r w:rsidR="0043147B">
        <w:rPr>
          <w:rFonts w:cs="Times New Roman"/>
        </w:rPr>
        <w:t xml:space="preserve"> </w:t>
      </w:r>
      <w:r w:rsidR="0043147B" w:rsidRPr="00D277C1">
        <w:rPr>
          <w:rFonts w:cs="Times New Roman"/>
          <w:szCs w:val="24"/>
        </w:rPr>
        <w:t>(Pozar, 2012)</w:t>
      </w:r>
      <w:r w:rsidRPr="002E21E7">
        <w:rPr>
          <w:rFonts w:cs="Times New Roman"/>
        </w:rPr>
        <w:t xml:space="preserve">. En otras palabras, permite identificar qué parte de la señal </w:t>
      </w:r>
      <w:r w:rsidR="0085388C">
        <w:rPr>
          <w:rFonts w:cs="Times New Roman"/>
        </w:rPr>
        <w:t>enviada al sistema no es absorbida por el circuito y se reenvía</w:t>
      </w:r>
      <w:r w:rsidRPr="002E21E7">
        <w:rPr>
          <w:rFonts w:cs="Times New Roman"/>
        </w:rPr>
        <w:t xml:space="preserve"> por la misma línea de transmisión. Gracias a este parámetro es posible evaluar el nivel de adaptación de impedancias en el puerto de entrada del dispositivo. </w:t>
      </w:r>
    </w:p>
    <w:p w14:paraId="2787E111" w14:textId="1FF6A697" w:rsidR="00CC428C" w:rsidRDefault="00CC428C" w:rsidP="009F391B">
      <w:pPr>
        <w:ind w:left="1068" w:firstLine="708"/>
        <w:rPr>
          <w:rFonts w:cs="Times New Roman"/>
        </w:rPr>
      </w:pPr>
      <w:r>
        <w:rPr>
          <w:rFonts w:cs="Times New Roman"/>
        </w:rPr>
        <w:t xml:space="preserve">Si, </w:t>
      </w:r>
    </w:p>
    <w:p w14:paraId="1205A15B" w14:textId="775E2400" w:rsidR="00CC428C" w:rsidRDefault="00000000" w:rsidP="009F391B">
      <w:pPr>
        <w:ind w:left="1068" w:firstLine="708"/>
        <w:rPr>
          <w:rFonts w:cs="Times New Roman"/>
        </w:rPr>
      </w:pPr>
      <m:oMathPara>
        <m:oMath>
          <m:sSub>
            <m:sSubPr>
              <m:ctrlPr>
                <w:rPr>
                  <w:rFonts w:ascii="Cambria Math" w:hAnsi="Cambria Math" w:cs="Times New Roman"/>
                  <w:i/>
                </w:rPr>
              </m:ctrlPr>
            </m:sSubPr>
            <m:e>
              <m:r>
                <w:rPr>
                  <w:rFonts w:ascii="Cambria Math" w:hAnsi="Cambria Math" w:cs="Times New Roman"/>
                </w:rPr>
                <m:t>S</m:t>
              </m:r>
            </m:e>
            <m:sub>
              <m:r>
                <w:rPr>
                  <w:rFonts w:ascii="Cambria Math" w:hAnsi="Cambria Math" w:cs="Times New Roman"/>
                </w:rPr>
                <m:t>11</m:t>
              </m:r>
            </m:sub>
          </m:sSub>
          <m:r>
            <w:rPr>
              <w:rFonts w:ascii="Cambria Math" w:hAnsi="Cambria Math" w:cs="Times New Roman"/>
            </w:rPr>
            <m:t>&lt; -10dB→Antena adaptada.</m:t>
          </m:r>
        </m:oMath>
      </m:oMathPara>
    </w:p>
    <w:p w14:paraId="6E8590F0" w14:textId="77777777" w:rsidR="00CC428C" w:rsidRDefault="00CC428C" w:rsidP="009F391B">
      <w:pPr>
        <w:ind w:left="1068" w:firstLine="708"/>
        <w:rPr>
          <w:rFonts w:cs="Times New Roman"/>
        </w:rPr>
      </w:pPr>
    </w:p>
    <w:p w14:paraId="1652D6E1" w14:textId="45FFA6E1" w:rsidR="00774540" w:rsidRDefault="002E21E7" w:rsidP="009F391B">
      <w:pPr>
        <w:ind w:left="1068" w:firstLine="708"/>
        <w:rPr>
          <w:rFonts w:cs="Times New Roman"/>
          <w:b/>
          <w:bCs/>
          <w:szCs w:val="24"/>
        </w:rPr>
      </w:pPr>
      <w:r w:rsidRPr="002E21E7">
        <w:rPr>
          <w:rFonts w:cs="Times New Roman"/>
        </w:rPr>
        <w:t xml:space="preserve">Cuando el valor </w:t>
      </w:r>
      <w:r w:rsidR="0085388C">
        <w:rPr>
          <w:rFonts w:cs="Times New Roman"/>
        </w:rPr>
        <w:t>del</w:t>
      </w:r>
      <w:r w:rsidR="0085388C" w:rsidRPr="002E21E7">
        <w:rPr>
          <w:rFonts w:cs="Times New Roman"/>
        </w:rPr>
        <w:t xml:space="preserve"> </w:t>
      </w:r>
      <m:oMath>
        <m:d>
          <m:dPr>
            <m:ctrlPr>
              <w:rPr>
                <w:rFonts w:ascii="Cambria Math" w:hAnsi="Cambria Math" w:cs="Times New Roman"/>
                <w:b/>
                <w:bCs/>
                <w:i/>
              </w:rPr>
            </m:ctrlPr>
          </m:dPr>
          <m:e>
            <m:sSub>
              <m:sSubPr>
                <m:ctrlPr>
                  <w:rPr>
                    <w:rFonts w:ascii="Cambria Math" w:hAnsi="Cambria Math" w:cs="Times New Roman"/>
                    <w:b/>
                    <w:bCs/>
                    <w:i/>
                  </w:rPr>
                </m:ctrlPr>
              </m:sSubPr>
              <m:e>
                <m:r>
                  <m:rPr>
                    <m:sty m:val="bi"/>
                  </m:rPr>
                  <w:rPr>
                    <w:rFonts w:ascii="Cambria Math" w:hAnsi="Cambria Math" w:cs="Times New Roman"/>
                  </w:rPr>
                  <m:t>S</m:t>
                </m:r>
              </m:e>
              <m:sub>
                <m:r>
                  <m:rPr>
                    <m:sty m:val="bi"/>
                  </m:rPr>
                  <w:rPr>
                    <w:rFonts w:ascii="Cambria Math" w:hAnsi="Cambria Math" w:cs="Times New Roman"/>
                  </w:rPr>
                  <m:t>11</m:t>
                </m:r>
              </m:sub>
            </m:sSub>
          </m:e>
        </m:d>
      </m:oMath>
      <w:r w:rsidR="00B6009F">
        <w:rPr>
          <w:rFonts w:cs="Times New Roman"/>
        </w:rPr>
        <w:t xml:space="preserve"> </w:t>
      </w:r>
      <w:r w:rsidRPr="002E21E7">
        <w:rPr>
          <w:rFonts w:cs="Times New Roman"/>
        </w:rPr>
        <w:t xml:space="preserve">es </w:t>
      </w:r>
      <w:r w:rsidR="00B92E53">
        <w:rPr>
          <w:rFonts w:cs="Times New Roman"/>
        </w:rPr>
        <w:t>mucho menor que</w:t>
      </w:r>
      <w:r w:rsidRPr="002E21E7">
        <w:rPr>
          <w:rFonts w:cs="Times New Roman"/>
        </w:rPr>
        <w:t xml:space="preserve"> cero, se interpreta que la mayor parte de la señal se </w:t>
      </w:r>
      <w:r w:rsidR="00B92E53">
        <w:rPr>
          <w:rFonts w:cs="Times New Roman"/>
        </w:rPr>
        <w:t>irradia</w:t>
      </w:r>
      <w:r w:rsidRPr="002E21E7">
        <w:rPr>
          <w:rFonts w:cs="Times New Roman"/>
        </w:rPr>
        <w:t xml:space="preserve"> correctamente hacia el sistema y que la cantidad de señal reflejada es mínima. Por el contrario, si el valor </w:t>
      </w:r>
      <w:r w:rsidR="0085388C">
        <w:rPr>
          <w:rFonts w:cs="Times New Roman"/>
        </w:rPr>
        <w:t>del</w:t>
      </w:r>
      <w:r w:rsidR="0085388C" w:rsidRPr="002E21E7">
        <w:rPr>
          <w:rFonts w:cs="Times New Roman"/>
        </w:rPr>
        <w:t xml:space="preserve"> </w:t>
      </w:r>
      <m:oMath>
        <m:d>
          <m:dPr>
            <m:ctrlPr>
              <w:rPr>
                <w:rFonts w:ascii="Cambria Math" w:hAnsi="Cambria Math" w:cs="Times New Roman"/>
                <w:b/>
                <w:bCs/>
                <w:i/>
              </w:rPr>
            </m:ctrlPr>
          </m:dPr>
          <m:e>
            <m:sSub>
              <m:sSubPr>
                <m:ctrlPr>
                  <w:rPr>
                    <w:rFonts w:ascii="Cambria Math" w:hAnsi="Cambria Math" w:cs="Times New Roman"/>
                    <w:b/>
                    <w:bCs/>
                    <w:i/>
                  </w:rPr>
                </m:ctrlPr>
              </m:sSubPr>
              <m:e>
                <m:r>
                  <m:rPr>
                    <m:sty m:val="bi"/>
                  </m:rPr>
                  <w:rPr>
                    <w:rFonts w:ascii="Cambria Math" w:hAnsi="Cambria Math" w:cs="Times New Roman"/>
                  </w:rPr>
                  <m:t>S</m:t>
                </m:r>
              </m:e>
              <m:sub>
                <m:r>
                  <m:rPr>
                    <m:sty m:val="bi"/>
                  </m:rPr>
                  <w:rPr>
                    <w:rFonts w:ascii="Cambria Math" w:hAnsi="Cambria Math" w:cs="Times New Roman"/>
                  </w:rPr>
                  <m:t>11</m:t>
                </m:r>
              </m:sub>
            </m:sSub>
          </m:e>
        </m:d>
      </m:oMath>
      <w:r w:rsidR="00B6009F">
        <w:rPr>
          <w:rFonts w:cs="Times New Roman"/>
        </w:rPr>
        <w:t xml:space="preserve"> </w:t>
      </w:r>
      <w:r w:rsidRPr="002E21E7">
        <w:rPr>
          <w:rFonts w:cs="Times New Roman"/>
        </w:rPr>
        <w:t>es elevado</w:t>
      </w:r>
      <w:r w:rsidR="00B92E53">
        <w:rPr>
          <w:rFonts w:cs="Times New Roman"/>
        </w:rPr>
        <w:t xml:space="preserve"> (cercano a cero)</w:t>
      </w:r>
      <w:r w:rsidRPr="002E21E7">
        <w:rPr>
          <w:rFonts w:cs="Times New Roman"/>
        </w:rPr>
        <w:t>, significa que una fracción considerable de la señal se refleja hacia la fuente, lo cual puede indicar una mala adaptación entre el dispositivo y la línea de transmisión.</w:t>
      </w:r>
      <w:r w:rsidR="00774540">
        <w:rPr>
          <w:rFonts w:cs="Times New Roman"/>
          <w:b/>
          <w:bCs/>
          <w:szCs w:val="24"/>
        </w:rPr>
        <w:t xml:space="preserve">  </w:t>
      </w:r>
    </w:p>
    <w:p w14:paraId="7DB118DB" w14:textId="77777777" w:rsidR="00A406C8" w:rsidRDefault="00A406C8" w:rsidP="009F391B">
      <w:pPr>
        <w:ind w:left="708" w:firstLine="708"/>
        <w:jc w:val="left"/>
        <w:rPr>
          <w:rFonts w:cs="Times New Roman"/>
          <w:b/>
          <w:bCs/>
          <w:szCs w:val="24"/>
        </w:rPr>
      </w:pPr>
    </w:p>
    <w:p w14:paraId="271FD6DB" w14:textId="690FE3EB" w:rsidR="002E21E7" w:rsidRPr="009F391B" w:rsidRDefault="00A406C8" w:rsidP="009F391B">
      <w:pPr>
        <w:pStyle w:val="Prrafodelista"/>
        <w:numPr>
          <w:ilvl w:val="0"/>
          <w:numId w:val="35"/>
        </w:numPr>
        <w:jc w:val="left"/>
        <w:rPr>
          <w:rFonts w:cs="Times New Roman"/>
          <w:b/>
          <w:bCs/>
          <w:szCs w:val="24"/>
        </w:rPr>
      </w:pPr>
      <w:r w:rsidRPr="009F391B">
        <w:rPr>
          <w:rFonts w:cs="Times New Roman"/>
          <w:b/>
          <w:bCs/>
          <w:szCs w:val="24"/>
        </w:rPr>
        <w:t>P</w:t>
      </w:r>
      <w:r w:rsidR="00D93C4E" w:rsidRPr="009F391B">
        <w:rPr>
          <w:rFonts w:cs="Times New Roman"/>
          <w:b/>
          <w:bCs/>
          <w:szCs w:val="24"/>
        </w:rPr>
        <w:t>arámetros</w:t>
      </w:r>
      <w:r w:rsidR="002E21E7" w:rsidRPr="009F391B">
        <w:rPr>
          <w:rFonts w:cs="Times New Roman"/>
          <w:b/>
          <w:bCs/>
          <w:szCs w:val="24"/>
        </w:rPr>
        <w:t xml:space="preserve">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12 </m:t>
            </m:r>
          </m:sub>
        </m:sSub>
        <m:r>
          <m:rPr>
            <m:sty m:val="bi"/>
          </m:rPr>
          <w:rPr>
            <w:rFonts w:ascii="Cambria Math" w:eastAsiaTheme="minorEastAsia" w:hAnsi="Cambria Math" w:cs="Times New Roman"/>
            <w:szCs w:val="24"/>
          </w:rPr>
          <m:t xml:space="preserve">). </m:t>
        </m:r>
      </m:oMath>
      <w:r w:rsidR="002E21E7" w:rsidRPr="009F391B">
        <w:rPr>
          <w:rFonts w:cs="Times New Roman"/>
          <w:b/>
          <w:bCs/>
          <w:szCs w:val="24"/>
        </w:rPr>
        <w:t xml:space="preserve"> (</w:t>
      </w:r>
      <w:r w:rsidR="00A44D68" w:rsidRPr="009F391B">
        <w:rPr>
          <w:rFonts w:cs="Times New Roman"/>
          <w:b/>
          <w:bCs/>
          <w:szCs w:val="24"/>
        </w:rPr>
        <w:t>Transmisión inversa</w:t>
      </w:r>
      <w:r w:rsidR="002E21E7" w:rsidRPr="009F391B">
        <w:rPr>
          <w:rFonts w:cs="Times New Roman"/>
          <w:b/>
          <w:bCs/>
          <w:szCs w:val="24"/>
        </w:rPr>
        <w:t>)</w:t>
      </w:r>
    </w:p>
    <w:p w14:paraId="0B825DF0" w14:textId="77777777" w:rsidR="002E21E7" w:rsidRDefault="002E21E7" w:rsidP="009F391B">
      <w:pPr>
        <w:ind w:left="708"/>
        <w:jc w:val="left"/>
        <w:rPr>
          <w:rFonts w:cs="Times New Roman"/>
          <w:szCs w:val="24"/>
        </w:rPr>
      </w:pPr>
    </w:p>
    <w:p w14:paraId="28043B3F" w14:textId="5661B17A" w:rsidR="0091167D" w:rsidRDefault="002E21E7" w:rsidP="00B6009F">
      <w:pPr>
        <w:ind w:left="1068" w:firstLine="708"/>
        <w:rPr>
          <w:rFonts w:cs="Times New Roman"/>
        </w:rPr>
      </w:pPr>
      <w:r w:rsidRPr="002E21E7">
        <w:rPr>
          <w:rFonts w:cs="Times New Roman"/>
        </w:rPr>
        <w:t>E</w:t>
      </w:r>
      <w:r w:rsidR="00A44D68" w:rsidRPr="00A44D68">
        <w:rPr>
          <w:rFonts w:cs="Times New Roman"/>
        </w:rPr>
        <w:t xml:space="preserve">l parámetro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12 </m:t>
            </m:r>
          </m:sub>
        </m:sSub>
        <m:r>
          <m:rPr>
            <m:sty m:val="bi"/>
          </m:rPr>
          <w:rPr>
            <w:rFonts w:ascii="Cambria Math" w:eastAsiaTheme="minorEastAsia" w:hAnsi="Cambria Math" w:cs="Times New Roman"/>
            <w:szCs w:val="24"/>
          </w:rPr>
          <m:t>)</m:t>
        </m:r>
      </m:oMath>
      <w:r w:rsidR="00A44D68" w:rsidRPr="00A44D68">
        <w:rPr>
          <w:rFonts w:cs="Times New Roman"/>
        </w:rPr>
        <w:t xml:space="preserve"> describe la transmisión de la señal desde el puerto de salida hacia el puerto de entrada, es decir, en dirección opuesta al flujo principal de la señal dentro del dispositivo. Este parámetro permite analizar el comportamiento de la señal cuando se propaga en sentido inverso a través de la red</w:t>
      </w:r>
      <w:r w:rsidR="0043147B">
        <w:rPr>
          <w:rFonts w:cs="Times New Roman"/>
        </w:rPr>
        <w:t xml:space="preserve"> </w:t>
      </w:r>
      <w:r w:rsidR="0043147B" w:rsidRPr="00D277C1">
        <w:rPr>
          <w:rFonts w:cs="Times New Roman"/>
          <w:szCs w:val="24"/>
        </w:rPr>
        <w:t>(Pozar, 2012)</w:t>
      </w:r>
      <w:r w:rsidR="00A44D68" w:rsidRPr="00A44D68">
        <w:rPr>
          <w:rFonts w:cs="Times New Roman"/>
        </w:rPr>
        <w:t>.</w:t>
      </w:r>
    </w:p>
    <w:p w14:paraId="4EC1DBA5" w14:textId="77777777" w:rsidR="00A406C8" w:rsidRDefault="00A406C8" w:rsidP="009F391B">
      <w:pPr>
        <w:ind w:left="708" w:firstLine="708"/>
        <w:jc w:val="left"/>
        <w:rPr>
          <w:rFonts w:cs="Times New Roman"/>
        </w:rPr>
      </w:pPr>
    </w:p>
    <w:p w14:paraId="144EB430" w14:textId="6DDA6B21" w:rsidR="00A44D68" w:rsidRPr="009F391B" w:rsidRDefault="00A406C8" w:rsidP="009F391B">
      <w:pPr>
        <w:pStyle w:val="Prrafodelista"/>
        <w:numPr>
          <w:ilvl w:val="0"/>
          <w:numId w:val="35"/>
        </w:numPr>
        <w:jc w:val="left"/>
        <w:rPr>
          <w:rFonts w:cs="Times New Roman"/>
          <w:b/>
          <w:bCs/>
          <w:szCs w:val="24"/>
        </w:rPr>
      </w:pPr>
      <w:r w:rsidRPr="009F391B">
        <w:rPr>
          <w:rFonts w:cs="Times New Roman"/>
          <w:b/>
          <w:bCs/>
          <w:szCs w:val="24"/>
        </w:rPr>
        <w:t>P</w:t>
      </w:r>
      <w:r w:rsidR="00D93C4E" w:rsidRPr="009F391B">
        <w:rPr>
          <w:rFonts w:cs="Times New Roman"/>
          <w:b/>
          <w:bCs/>
          <w:szCs w:val="24"/>
        </w:rPr>
        <w:t>arámetros</w:t>
      </w:r>
      <w:r w:rsidR="00A44D68" w:rsidRPr="009F391B">
        <w:rPr>
          <w:rFonts w:cs="Times New Roman"/>
          <w:b/>
          <w:bCs/>
          <w:szCs w:val="24"/>
        </w:rPr>
        <w:t xml:space="preserve">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21 </m:t>
            </m:r>
          </m:sub>
        </m:sSub>
        <m:r>
          <m:rPr>
            <m:sty m:val="bi"/>
          </m:rPr>
          <w:rPr>
            <w:rFonts w:ascii="Cambria Math" w:eastAsiaTheme="minorEastAsia" w:hAnsi="Cambria Math" w:cs="Times New Roman"/>
            <w:szCs w:val="24"/>
          </w:rPr>
          <m:t xml:space="preserve">). </m:t>
        </m:r>
      </m:oMath>
      <w:r w:rsidR="00A44D68" w:rsidRPr="009F391B">
        <w:rPr>
          <w:rFonts w:cs="Times New Roman"/>
          <w:b/>
          <w:bCs/>
          <w:szCs w:val="24"/>
        </w:rPr>
        <w:t xml:space="preserve"> (Transmisión directa)</w:t>
      </w:r>
    </w:p>
    <w:p w14:paraId="4736DA04" w14:textId="77777777" w:rsidR="00A44D68" w:rsidRPr="00A44D68" w:rsidRDefault="00A44D68" w:rsidP="009F391B">
      <w:pPr>
        <w:ind w:left="708"/>
        <w:jc w:val="left"/>
        <w:rPr>
          <w:rFonts w:cs="Times New Roman"/>
          <w:b/>
          <w:bCs/>
          <w:szCs w:val="24"/>
        </w:rPr>
      </w:pPr>
    </w:p>
    <w:p w14:paraId="15F725AF" w14:textId="669D1B44" w:rsidR="006A743B" w:rsidRDefault="00A44D68" w:rsidP="009F391B">
      <w:pPr>
        <w:ind w:left="1068" w:firstLine="708"/>
        <w:rPr>
          <w:rFonts w:cs="Times New Roman"/>
        </w:rPr>
      </w:pPr>
      <w:r w:rsidRPr="00A44D68">
        <w:rPr>
          <w:rFonts w:cs="Times New Roman"/>
        </w:rPr>
        <w:t>El parámetro</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21 </m:t>
            </m:r>
          </m:sub>
        </m:sSub>
        <m:r>
          <m:rPr>
            <m:sty m:val="bi"/>
          </m:rPr>
          <w:rPr>
            <w:rFonts w:ascii="Cambria Math" w:eastAsiaTheme="minorEastAsia" w:hAnsi="Cambria Math" w:cs="Times New Roman"/>
            <w:szCs w:val="24"/>
          </w:rPr>
          <m:t xml:space="preserve">) </m:t>
        </m:r>
      </m:oMath>
      <w:r w:rsidRPr="00A44D68">
        <w:rPr>
          <w:rFonts w:cs="Times New Roman"/>
        </w:rPr>
        <w:t xml:space="preserve">representa la transmisión de señal desde el puerto de entrada hacia el puerto de salida. Este parámetro se utiliza para medir cuánta energía de la señal que entra al sistema logra atravesarlo y salir por el segundo puerto. Permite determinar la ganancia o </w:t>
      </w:r>
      <w:r w:rsidR="00D447FC">
        <w:rPr>
          <w:rFonts w:cs="Times New Roman"/>
        </w:rPr>
        <w:t xml:space="preserve">la </w:t>
      </w:r>
      <w:r w:rsidRPr="00A44D68">
        <w:rPr>
          <w:rFonts w:cs="Times New Roman"/>
        </w:rPr>
        <w:t>pérdida de inserción del sistema</w:t>
      </w:r>
      <w:r w:rsidR="0043147B">
        <w:rPr>
          <w:rFonts w:cs="Times New Roman"/>
        </w:rPr>
        <w:t xml:space="preserve"> </w:t>
      </w:r>
      <w:r w:rsidR="0043147B" w:rsidRPr="00D277C1">
        <w:rPr>
          <w:rFonts w:cs="Times New Roman"/>
          <w:szCs w:val="24"/>
        </w:rPr>
        <w:t>(Pozar, 2012)</w:t>
      </w:r>
      <w:r w:rsidRPr="00A44D68">
        <w:rPr>
          <w:rFonts w:cs="Times New Roman"/>
        </w:rPr>
        <w:t xml:space="preserve">. Un valor alto de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21 </m:t>
            </m:r>
          </m:sub>
        </m:sSub>
        <m:r>
          <m:rPr>
            <m:sty m:val="bi"/>
          </m:rPr>
          <w:rPr>
            <w:rFonts w:ascii="Cambria Math" w:eastAsiaTheme="minorEastAsia" w:hAnsi="Cambria Math" w:cs="Times New Roman"/>
            <w:szCs w:val="24"/>
          </w:rPr>
          <m:t xml:space="preserve">) </m:t>
        </m:r>
      </m:oMath>
      <w:r w:rsidRPr="00A44D68">
        <w:rPr>
          <w:rFonts w:cs="Times New Roman"/>
        </w:rPr>
        <w:t>indica que la señal se transmite eficientemente desde la entrada hacia la salid</w:t>
      </w:r>
      <w:r w:rsidR="006A743B">
        <w:rPr>
          <w:rFonts w:cs="Times New Roman"/>
        </w:rPr>
        <w:t>a.</w:t>
      </w:r>
    </w:p>
    <w:p w14:paraId="27032281" w14:textId="77777777" w:rsidR="00A406C8" w:rsidRDefault="00A406C8" w:rsidP="009F391B">
      <w:pPr>
        <w:ind w:left="708" w:firstLine="708"/>
        <w:jc w:val="left"/>
        <w:rPr>
          <w:rFonts w:cs="Times New Roman"/>
        </w:rPr>
      </w:pPr>
    </w:p>
    <w:p w14:paraId="2C4A329C" w14:textId="00F7854A" w:rsidR="006A743B" w:rsidRPr="009F391B" w:rsidRDefault="00A406C8" w:rsidP="009F391B">
      <w:pPr>
        <w:pStyle w:val="Prrafodelista"/>
        <w:numPr>
          <w:ilvl w:val="0"/>
          <w:numId w:val="35"/>
        </w:numPr>
        <w:jc w:val="left"/>
        <w:rPr>
          <w:rFonts w:cs="Times New Roman"/>
          <w:b/>
          <w:bCs/>
          <w:szCs w:val="24"/>
        </w:rPr>
      </w:pPr>
      <w:r w:rsidRPr="009F391B">
        <w:rPr>
          <w:rFonts w:cs="Times New Roman"/>
          <w:b/>
          <w:bCs/>
          <w:szCs w:val="24"/>
        </w:rPr>
        <w:t>P</w:t>
      </w:r>
      <w:r w:rsidR="00D93C4E" w:rsidRPr="009F391B">
        <w:rPr>
          <w:rFonts w:cs="Times New Roman"/>
          <w:b/>
          <w:bCs/>
          <w:szCs w:val="24"/>
        </w:rPr>
        <w:t>arámetros</w:t>
      </w:r>
      <w:r w:rsidR="006A743B" w:rsidRPr="009F391B">
        <w:rPr>
          <w:rFonts w:cs="Times New Roman"/>
          <w:b/>
          <w:bCs/>
          <w:szCs w:val="24"/>
        </w:rPr>
        <w:t xml:space="preserve">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22 </m:t>
            </m:r>
          </m:sub>
        </m:sSub>
        <m:r>
          <m:rPr>
            <m:sty m:val="bi"/>
          </m:rPr>
          <w:rPr>
            <w:rFonts w:ascii="Cambria Math" w:eastAsiaTheme="minorEastAsia" w:hAnsi="Cambria Math" w:cs="Times New Roman"/>
            <w:szCs w:val="24"/>
          </w:rPr>
          <m:t xml:space="preserve">). </m:t>
        </m:r>
      </m:oMath>
      <w:r w:rsidR="006A743B" w:rsidRPr="009F391B">
        <w:rPr>
          <w:rFonts w:cs="Times New Roman"/>
          <w:b/>
          <w:bCs/>
          <w:szCs w:val="24"/>
        </w:rPr>
        <w:t xml:space="preserve"> (Coeficiente de reflexión de salida)</w:t>
      </w:r>
    </w:p>
    <w:p w14:paraId="35845D05" w14:textId="77777777" w:rsidR="006A743B" w:rsidRPr="00A44D68" w:rsidRDefault="006A743B" w:rsidP="009F391B">
      <w:pPr>
        <w:ind w:left="708"/>
        <w:jc w:val="left"/>
        <w:rPr>
          <w:rFonts w:cs="Times New Roman"/>
          <w:b/>
          <w:bCs/>
          <w:szCs w:val="24"/>
        </w:rPr>
      </w:pPr>
    </w:p>
    <w:p w14:paraId="2753A8BF" w14:textId="30C87225" w:rsidR="006A743B" w:rsidRDefault="006A743B" w:rsidP="00B6009F">
      <w:pPr>
        <w:ind w:left="1068" w:firstLine="708"/>
        <w:rPr>
          <w:rFonts w:cs="Times New Roman"/>
        </w:rPr>
      </w:pPr>
      <w:r w:rsidRPr="006A743B">
        <w:rPr>
          <w:rFonts w:cs="Times New Roman"/>
        </w:rPr>
        <w:t xml:space="preserve">El parámetro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22 </m:t>
            </m:r>
          </m:sub>
        </m:sSub>
        <m:r>
          <m:rPr>
            <m:sty m:val="bi"/>
          </m:rPr>
          <w:rPr>
            <w:rFonts w:ascii="Cambria Math" w:eastAsiaTheme="minorEastAsia" w:hAnsi="Cambria Math" w:cs="Times New Roman"/>
            <w:szCs w:val="24"/>
          </w:rPr>
          <m:t>)</m:t>
        </m:r>
      </m:oMath>
      <w:r w:rsidRPr="006A743B">
        <w:rPr>
          <w:rFonts w:cs="Times New Roman"/>
        </w:rPr>
        <w:t xml:space="preserve"> representa el coeficiente de reflexión en el puerto de salida del dispositivo. Este parámetro indica qué fracción de la señal que llega al puerto de salida es reflejada nuevamente hacia el interior del sistema</w:t>
      </w:r>
      <w:r w:rsidR="0043147B">
        <w:rPr>
          <w:rFonts w:cs="Times New Roman"/>
        </w:rPr>
        <w:t xml:space="preserve"> </w:t>
      </w:r>
      <w:r w:rsidR="0043147B" w:rsidRPr="00D277C1">
        <w:rPr>
          <w:rFonts w:cs="Times New Roman"/>
          <w:szCs w:val="24"/>
        </w:rPr>
        <w:t>(Pozar, 2012)</w:t>
      </w:r>
      <w:r w:rsidRPr="006A743B">
        <w:rPr>
          <w:rFonts w:cs="Times New Roman"/>
        </w:rPr>
        <w:t xml:space="preserve">. El análisis de </w:t>
      </w:r>
      <m:oMath>
        <m:sSub>
          <m:sSubPr>
            <m:ctrlPr>
              <w:rPr>
                <w:rFonts w:ascii="Cambria Math" w:hAnsi="Cambria Math" w:cs="Times New Roman"/>
                <w:b/>
                <w:bCs/>
                <w:i/>
                <w:szCs w:val="24"/>
              </w:rPr>
            </m:ctrlPr>
          </m:sSubPr>
          <m:e>
            <m:r>
              <m:rPr>
                <m:sty m:val="bi"/>
              </m:rPr>
              <w:rPr>
                <w:rFonts w:ascii="Cambria Math" w:hAnsi="Cambria Math" w:cs="Times New Roman"/>
                <w:szCs w:val="24"/>
              </w:rPr>
              <m:t>(S</m:t>
            </m:r>
          </m:e>
          <m:sub>
            <m:r>
              <m:rPr>
                <m:sty m:val="bi"/>
              </m:rPr>
              <w:rPr>
                <w:rFonts w:ascii="Cambria Math" w:hAnsi="Cambria Math" w:cs="Times New Roman"/>
                <w:szCs w:val="24"/>
              </w:rPr>
              <m:t xml:space="preserve">22 </m:t>
            </m:r>
          </m:sub>
        </m:sSub>
        <m:r>
          <m:rPr>
            <m:sty m:val="bi"/>
          </m:rPr>
          <w:rPr>
            <w:rFonts w:ascii="Cambria Math" w:eastAsiaTheme="minorEastAsia" w:hAnsi="Cambria Math" w:cs="Times New Roman"/>
            <w:szCs w:val="24"/>
          </w:rPr>
          <m:t>)</m:t>
        </m:r>
      </m:oMath>
      <w:r w:rsidR="009F391B" w:rsidRPr="006A743B">
        <w:rPr>
          <w:rFonts w:cs="Times New Roman"/>
        </w:rPr>
        <w:t xml:space="preserve"> </w:t>
      </w:r>
      <w:r w:rsidRPr="006A743B">
        <w:rPr>
          <w:rFonts w:cs="Times New Roman"/>
        </w:rPr>
        <w:t>permite evaluar la adaptación de impedancia en la salida del dispositivo.</w:t>
      </w:r>
    </w:p>
    <w:p w14:paraId="4FA2605B" w14:textId="77777777" w:rsidR="00782FB2" w:rsidRDefault="00782FB2" w:rsidP="00B6009F">
      <w:pPr>
        <w:ind w:left="708"/>
        <w:rPr>
          <w:rFonts w:cs="Times New Roman"/>
        </w:rPr>
      </w:pPr>
    </w:p>
    <w:p w14:paraId="25D3F8E1" w14:textId="77777777" w:rsidR="00782FB2" w:rsidRDefault="00782FB2" w:rsidP="009F391B">
      <w:pPr>
        <w:ind w:left="708"/>
        <w:jc w:val="left"/>
        <w:rPr>
          <w:rFonts w:cs="Times New Roman"/>
          <w:b/>
          <w:bCs/>
        </w:rPr>
      </w:pPr>
      <w:r w:rsidRPr="005B2F35">
        <w:rPr>
          <w:rFonts w:cs="Times New Roman"/>
          <w:b/>
          <w:bCs/>
        </w:rPr>
        <w:t>6.5.2 Rango de lectura</w:t>
      </w:r>
    </w:p>
    <w:p w14:paraId="0CFA3DC9" w14:textId="77777777" w:rsidR="009F391B" w:rsidRPr="005B2F35" w:rsidRDefault="009F391B" w:rsidP="009F391B">
      <w:pPr>
        <w:ind w:left="708"/>
        <w:jc w:val="left"/>
        <w:rPr>
          <w:rFonts w:cs="Times New Roman"/>
          <w:b/>
          <w:bCs/>
        </w:rPr>
      </w:pPr>
    </w:p>
    <w:p w14:paraId="4FFF8F80" w14:textId="77777777" w:rsidR="00782FB2" w:rsidRDefault="00782FB2" w:rsidP="009F391B">
      <w:pPr>
        <w:ind w:left="708" w:firstLine="708"/>
        <w:jc w:val="left"/>
        <w:rPr>
          <w:rFonts w:cs="Times New Roman"/>
          <w:szCs w:val="24"/>
        </w:rPr>
      </w:pPr>
      <w:r w:rsidRPr="005B2F35">
        <w:rPr>
          <w:rFonts w:cs="Times New Roman"/>
          <w:szCs w:val="24"/>
        </w:rPr>
        <w:t>El alcance del lector puede analizarse usando la fórmula de transmisión Friss dada en la</w:t>
      </w:r>
      <w:r>
        <w:rPr>
          <w:rFonts w:cs="Times New Roman"/>
          <w:szCs w:val="24"/>
        </w:rPr>
        <w:t xml:space="preserve"> siguiente ecuación:  </w:t>
      </w:r>
    </w:p>
    <w:p w14:paraId="2C0D2070" w14:textId="77777777" w:rsidR="009F391B" w:rsidRDefault="009F391B" w:rsidP="009F391B">
      <w:pPr>
        <w:ind w:left="708" w:firstLine="708"/>
        <w:jc w:val="left"/>
        <w:rPr>
          <w:rFonts w:cs="Times New Roman"/>
          <w:szCs w:val="24"/>
        </w:rPr>
      </w:pPr>
    </w:p>
    <w:p w14:paraId="1A311172" w14:textId="4426C341" w:rsidR="00782FB2" w:rsidRPr="009F391B" w:rsidRDefault="00000000" w:rsidP="009F391B">
      <w:pPr>
        <w:ind w:left="708" w:firstLine="708"/>
        <w:jc w:val="left"/>
        <w:rPr>
          <w:rFonts w:cs="Times New Roman"/>
          <w:szCs w:val="24"/>
        </w:rPr>
      </w:pPr>
      <m:oMathPara>
        <m:oMath>
          <m:f>
            <m:fPr>
              <m:ctrlPr>
                <w:rPr>
                  <w:rFonts w:ascii="Cambria Math" w:hAnsi="Cambria Math" w:cs="Times New Roman"/>
                  <w:b/>
                  <w:bCs/>
                  <w:i/>
                  <w:szCs w:val="24"/>
                </w:rPr>
              </m:ctrlPr>
            </m:fPr>
            <m:num>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r</m:t>
                  </m:r>
                </m:sub>
              </m:sSub>
            </m:num>
            <m:den>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t</m:t>
                  </m:r>
                </m:sub>
              </m:sSub>
            </m:den>
          </m:f>
          <m:r>
            <m:rPr>
              <m:sty m:val="bi"/>
            </m:rPr>
            <w:rPr>
              <w:rFonts w:ascii="Cambria Math" w:hAnsi="Cambria Math" w:cs="Times New Roman"/>
              <w:szCs w:val="24"/>
            </w:rPr>
            <m:t>=</m:t>
          </m:r>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t</m:t>
              </m:r>
            </m:sub>
          </m:sSub>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r</m:t>
              </m:r>
            </m:sub>
          </m:sSub>
          <m:sSup>
            <m:sSupPr>
              <m:ctrlPr>
                <w:rPr>
                  <w:rFonts w:ascii="Cambria Math" w:hAnsi="Cambria Math" w:cs="Times New Roman"/>
                  <w:b/>
                  <w:bCs/>
                  <w:i/>
                  <w:szCs w:val="24"/>
                </w:rPr>
              </m:ctrlPr>
            </m:sSupPr>
            <m:e>
              <m:d>
                <m:dPr>
                  <m:ctrlPr>
                    <w:rPr>
                      <w:rFonts w:ascii="Cambria Math" w:hAnsi="Cambria Math" w:cs="Times New Roman"/>
                      <w:b/>
                      <w:bCs/>
                      <w:i/>
                      <w:szCs w:val="24"/>
                    </w:rPr>
                  </m:ctrlPr>
                </m:dPr>
                <m:e>
                  <m:f>
                    <m:fPr>
                      <m:ctrlPr>
                        <w:rPr>
                          <w:rFonts w:ascii="Cambria Math" w:hAnsi="Cambria Math" w:cs="Times New Roman"/>
                          <w:b/>
                          <w:bCs/>
                          <w:i/>
                          <w:szCs w:val="24"/>
                        </w:rPr>
                      </m:ctrlPr>
                    </m:fPr>
                    <m:num>
                      <m:r>
                        <m:rPr>
                          <m:sty m:val="bi"/>
                        </m:rPr>
                        <w:rPr>
                          <w:rFonts w:ascii="Cambria Math" w:hAnsi="Cambria Math" w:cs="Times New Roman"/>
                          <w:szCs w:val="24"/>
                        </w:rPr>
                        <m:t>λ</m:t>
                      </m:r>
                    </m:num>
                    <m:den>
                      <m:r>
                        <m:rPr>
                          <m:sty m:val="bi"/>
                        </m:rPr>
                        <w:rPr>
                          <w:rFonts w:ascii="Cambria Math" w:hAnsi="Cambria Math" w:cs="Times New Roman"/>
                          <w:szCs w:val="24"/>
                        </w:rPr>
                        <m:t>4</m:t>
                      </m:r>
                      <m:r>
                        <m:rPr>
                          <m:sty m:val="bi"/>
                        </m:rPr>
                        <w:rPr>
                          <w:rFonts w:ascii="Cambria Math" w:hAnsi="Cambria Math" w:cs="Times New Roman"/>
                          <w:szCs w:val="24"/>
                        </w:rPr>
                        <m:t>πR</m:t>
                      </m:r>
                    </m:den>
                  </m:f>
                </m:e>
              </m:d>
            </m:e>
            <m:sup>
              <m:r>
                <m:rPr>
                  <m:sty m:val="bi"/>
                </m:rPr>
                <w:rPr>
                  <w:rFonts w:ascii="Cambria Math" w:hAnsi="Cambria Math" w:cs="Times New Roman"/>
                  <w:szCs w:val="24"/>
                </w:rPr>
                <m:t>2</m:t>
              </m:r>
            </m:sup>
          </m:sSup>
          <m:r>
            <w:rPr>
              <w:rFonts w:ascii="Cambria Math" w:hAnsi="Cambria Math" w:cs="Times New Roman"/>
              <w:szCs w:val="24"/>
            </w:rPr>
            <m:t>(2)</m:t>
          </m:r>
        </m:oMath>
      </m:oMathPara>
    </w:p>
    <w:p w14:paraId="67770420" w14:textId="1AB8863A" w:rsidR="00782FB2" w:rsidRDefault="00782FB2" w:rsidP="00B6009F">
      <w:pPr>
        <w:ind w:left="708" w:firstLine="708"/>
        <w:rPr>
          <w:rFonts w:cs="Times New Roman"/>
          <w:bCs/>
          <w:szCs w:val="24"/>
        </w:rPr>
      </w:pPr>
      <w:r w:rsidRPr="005B2F35">
        <w:rPr>
          <w:rFonts w:cs="Times New Roman"/>
          <w:bCs/>
          <w:szCs w:val="24"/>
        </w:rPr>
        <w:t>Donde</w:t>
      </w:r>
      <w:r>
        <w:rPr>
          <w:rFonts w:cs="Times New Roman"/>
          <w:bCs/>
          <w:szCs w:val="24"/>
        </w:rPr>
        <w:t xml:space="preserve"> </w:t>
      </w:r>
      <m:oMath>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r</m:t>
            </m:r>
          </m:sub>
        </m:sSub>
      </m:oMath>
      <w:r w:rsidRPr="00310E7E">
        <w:rPr>
          <w:rFonts w:eastAsiaTheme="minorEastAsia" w:cs="Times New Roman"/>
          <w:b/>
          <w:bCs/>
          <w:szCs w:val="24"/>
        </w:rPr>
        <w:t xml:space="preserve"> </w:t>
      </w:r>
      <w:r w:rsidRPr="005B2F35">
        <w:rPr>
          <w:rFonts w:cs="Times New Roman"/>
          <w:bCs/>
          <w:szCs w:val="24"/>
        </w:rPr>
        <w:t>y</w:t>
      </w:r>
      <w:r w:rsidRPr="00310E7E">
        <w:rPr>
          <w:rFonts w:cs="Times New Roman"/>
          <w:b/>
          <w:bCs/>
          <w:szCs w:val="24"/>
        </w:rPr>
        <w:t> </w:t>
      </w:r>
      <m:oMath>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t</m:t>
            </m:r>
          </m:sub>
        </m:sSub>
      </m:oMath>
      <w:r>
        <w:rPr>
          <w:rFonts w:eastAsiaTheme="minorEastAsia" w:cs="Times New Roman"/>
          <w:szCs w:val="24"/>
        </w:rPr>
        <w:t xml:space="preserve"> </w:t>
      </w:r>
      <w:r w:rsidRPr="005B2F35">
        <w:rPr>
          <w:rFonts w:cs="Times New Roman"/>
          <w:bCs/>
          <w:szCs w:val="24"/>
        </w:rPr>
        <w:t>representan la potencia recibida y transmitida por la antena del lector/etiqueta, respectivamente, </w:t>
      </w:r>
      <m:oMath>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t</m:t>
            </m:r>
          </m:sub>
        </m:sSub>
        <m:r>
          <w:rPr>
            <w:rFonts w:ascii="Cambria Math" w:hAnsi="Cambria Math" w:cs="Times New Roman"/>
            <w:szCs w:val="24"/>
          </w:rPr>
          <m:t xml:space="preserve"> </m:t>
        </m:r>
      </m:oMath>
      <w:r w:rsidRPr="005B2F35">
        <w:rPr>
          <w:rFonts w:cs="Times New Roman"/>
          <w:bCs/>
          <w:szCs w:val="24"/>
        </w:rPr>
        <w:t>y </w:t>
      </w:r>
      <m:oMath>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r</m:t>
            </m:r>
          </m:sub>
        </m:sSub>
        <m:r>
          <w:rPr>
            <w:rFonts w:ascii="Cambria Math" w:hAnsi="Cambria Math" w:cs="Times New Roman"/>
            <w:szCs w:val="24"/>
          </w:rPr>
          <m:t xml:space="preserve"> </m:t>
        </m:r>
      </m:oMath>
      <w:r w:rsidRPr="005B2F35">
        <w:rPr>
          <w:rFonts w:cs="Times New Roman"/>
          <w:bCs/>
          <w:szCs w:val="24"/>
        </w:rPr>
        <w:t>son las ganancias de la antena receptora y transmisora, y </w:t>
      </w:r>
      <w:r w:rsidRPr="005B2F35">
        <w:rPr>
          <w:rFonts w:cs="Times New Roman"/>
          <w:bCs/>
          <w:i/>
          <w:iCs/>
          <w:szCs w:val="24"/>
        </w:rPr>
        <w:t>R</w:t>
      </w:r>
      <w:r w:rsidRPr="005B2F35">
        <w:rPr>
          <w:rFonts w:cs="Times New Roman"/>
          <w:bCs/>
          <w:szCs w:val="24"/>
        </w:rPr>
        <w:t> es el alcance del lector respecto al objeto etiquetado</w:t>
      </w:r>
      <w:r w:rsidR="00572712">
        <w:rPr>
          <w:rFonts w:cs="Times New Roman"/>
          <w:bCs/>
          <w:szCs w:val="24"/>
        </w:rPr>
        <w:t xml:space="preserve"> </w:t>
      </w:r>
      <w:r w:rsidR="00572712" w:rsidRPr="00572712">
        <w:rPr>
          <w:rFonts w:cs="Times New Roman"/>
          <w:bCs/>
          <w:szCs w:val="24"/>
        </w:rPr>
        <w:t>(Bajaj et al., 2025)</w:t>
      </w:r>
      <w:r w:rsidRPr="005B2F35">
        <w:rPr>
          <w:rFonts w:cs="Times New Roman"/>
          <w:bCs/>
          <w:szCs w:val="24"/>
        </w:rPr>
        <w:t>.</w:t>
      </w:r>
    </w:p>
    <w:p w14:paraId="5FFF0050" w14:textId="77777777" w:rsidR="00310E7E" w:rsidRDefault="00310E7E" w:rsidP="009F391B">
      <w:pPr>
        <w:ind w:left="708" w:firstLine="708"/>
        <w:jc w:val="left"/>
        <w:rPr>
          <w:rFonts w:cs="Times New Roman"/>
          <w:bCs/>
          <w:szCs w:val="24"/>
        </w:rPr>
      </w:pPr>
    </w:p>
    <w:p w14:paraId="5BE624ED" w14:textId="77777777" w:rsidR="00782FB2" w:rsidRDefault="00782FB2" w:rsidP="009F391B">
      <w:pPr>
        <w:ind w:left="708"/>
        <w:jc w:val="left"/>
        <w:rPr>
          <w:rFonts w:cs="Times New Roman"/>
          <w:b/>
          <w:szCs w:val="24"/>
        </w:rPr>
      </w:pPr>
      <w:r w:rsidRPr="008A243C">
        <w:rPr>
          <w:rFonts w:cs="Times New Roman"/>
          <w:b/>
          <w:szCs w:val="24"/>
        </w:rPr>
        <w:t xml:space="preserve">6.5.3 Sensibilidad </w:t>
      </w:r>
    </w:p>
    <w:p w14:paraId="7FD3DE40" w14:textId="77777777" w:rsidR="009F391B" w:rsidRDefault="009F391B" w:rsidP="009F391B">
      <w:pPr>
        <w:ind w:left="708"/>
        <w:jc w:val="left"/>
        <w:rPr>
          <w:rFonts w:cs="Times New Roman"/>
          <w:b/>
          <w:szCs w:val="24"/>
        </w:rPr>
      </w:pPr>
    </w:p>
    <w:p w14:paraId="2723881E" w14:textId="6FCAD020" w:rsidR="00782FB2" w:rsidRPr="008A243C" w:rsidRDefault="00782FB2" w:rsidP="00B6009F">
      <w:pPr>
        <w:ind w:left="708"/>
        <w:rPr>
          <w:rFonts w:cs="Times New Roman"/>
          <w:bCs/>
          <w:szCs w:val="24"/>
        </w:rPr>
      </w:pPr>
      <w:r>
        <w:rPr>
          <w:rFonts w:cs="Times New Roman"/>
          <w:b/>
          <w:szCs w:val="24"/>
        </w:rPr>
        <w:tab/>
      </w:r>
      <w:r w:rsidRPr="008A243C">
        <w:rPr>
          <w:rFonts w:cs="Times New Roman"/>
          <w:bCs/>
          <w:szCs w:val="24"/>
        </w:rPr>
        <w:t>La potencia irradiada (</w:t>
      </w:r>
      <m:oMath>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t</m:t>
            </m:r>
          </m:sub>
        </m:sSub>
      </m:oMath>
      <w:r w:rsidRPr="008A243C">
        <w:rPr>
          <w:rFonts w:cs="Times New Roman"/>
          <w:bCs/>
          <w:szCs w:val="24"/>
        </w:rPr>
        <w:t>) por el lector se mide como la potencia radiada isotrópica efectiva (EIRP), que puede cuantificarse usando la </w:t>
      </w:r>
      <w:r>
        <w:rPr>
          <w:rFonts w:cs="Times New Roman"/>
          <w:bCs/>
          <w:szCs w:val="24"/>
        </w:rPr>
        <w:t xml:space="preserve">ecuación </w:t>
      </w:r>
      <w:r w:rsidR="00A14E2C">
        <w:rPr>
          <w:rFonts w:cs="Times New Roman"/>
          <w:bCs/>
          <w:szCs w:val="24"/>
        </w:rPr>
        <w:t>(2)</w:t>
      </w:r>
      <w:r w:rsidR="00572712">
        <w:rPr>
          <w:rFonts w:cs="Times New Roman"/>
          <w:bCs/>
          <w:szCs w:val="24"/>
        </w:rPr>
        <w:t xml:space="preserve"> </w:t>
      </w:r>
      <w:r w:rsidR="00572712" w:rsidRPr="00572712">
        <w:rPr>
          <w:rFonts w:cs="Times New Roman"/>
          <w:bCs/>
          <w:szCs w:val="24"/>
        </w:rPr>
        <w:t>(Bajaj et al., 2025)</w:t>
      </w:r>
      <w:r>
        <w:rPr>
          <w:rFonts w:cs="Times New Roman"/>
          <w:bCs/>
          <w:szCs w:val="24"/>
        </w:rPr>
        <w:t>.</w:t>
      </w:r>
      <w:r w:rsidRPr="008A243C">
        <w:rPr>
          <w:rFonts w:cs="Times New Roman"/>
          <w:bCs/>
          <w:szCs w:val="24"/>
        </w:rPr>
        <w:t> Los niveles de potencia en la etiqueta o en el lector se indican como</w:t>
      </w:r>
      <w:r w:rsidR="00A14E2C">
        <w:rPr>
          <w:rFonts w:cs="Times New Roman"/>
          <w:bCs/>
          <w:szCs w:val="24"/>
        </w:rPr>
        <w:t>:</w:t>
      </w:r>
    </w:p>
    <w:p w14:paraId="1929AF95" w14:textId="77777777" w:rsidR="00782FB2" w:rsidRPr="008A243C" w:rsidRDefault="00782FB2" w:rsidP="009F391B">
      <w:pPr>
        <w:ind w:left="708"/>
        <w:jc w:val="left"/>
        <w:rPr>
          <w:rFonts w:cs="Times New Roman"/>
          <w:b/>
          <w:szCs w:val="24"/>
        </w:rPr>
      </w:pPr>
    </w:p>
    <w:p w14:paraId="6F41A1F2" w14:textId="23690774" w:rsidR="00782FB2" w:rsidRPr="00A14E2C" w:rsidRDefault="00000000" w:rsidP="009F391B">
      <w:pPr>
        <w:ind w:left="708"/>
        <w:jc w:val="left"/>
        <w:rPr>
          <w:rFonts w:eastAsiaTheme="minorEastAsia" w:cs="Times New Roman"/>
          <w:szCs w:val="24"/>
        </w:rPr>
      </w:pPr>
      <m:oMathPara>
        <m:oMath>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tag</m:t>
              </m:r>
            </m:sub>
          </m:sSub>
          <m:r>
            <m:rPr>
              <m:sty m:val="bi"/>
            </m:rPr>
            <w:rPr>
              <w:rFonts w:ascii="Cambria Math" w:hAnsi="Cambria Math" w:cs="Times New Roman"/>
              <w:szCs w:val="24"/>
            </w:rPr>
            <m:t>=</m:t>
          </m:r>
          <m:d>
            <m:dPr>
              <m:ctrlPr>
                <w:rPr>
                  <w:rFonts w:ascii="Cambria Math" w:hAnsi="Cambria Math" w:cs="Times New Roman"/>
                  <w:b/>
                  <w:i/>
                  <w:szCs w:val="24"/>
                </w:rPr>
              </m:ctrlPr>
            </m:dPr>
            <m:e>
              <m:r>
                <m:rPr>
                  <m:sty m:val="bi"/>
                </m:rPr>
                <w:rPr>
                  <w:rFonts w:ascii="Cambria Math" w:hAnsi="Cambria Math" w:cs="Times New Roman"/>
                  <w:szCs w:val="24"/>
                </w:rPr>
                <m:t>EIRP</m:t>
              </m:r>
            </m:e>
          </m:d>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tag</m:t>
              </m:r>
            </m:sub>
          </m:sSub>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reader</m:t>
              </m:r>
            </m:sub>
          </m:sSub>
          <m:sSup>
            <m:sSupPr>
              <m:ctrlPr>
                <w:rPr>
                  <w:rFonts w:ascii="Cambria Math" w:hAnsi="Cambria Math" w:cs="Times New Roman"/>
                  <w:b/>
                  <w:bCs/>
                  <w:i/>
                  <w:szCs w:val="24"/>
                </w:rPr>
              </m:ctrlPr>
            </m:sSupPr>
            <m:e>
              <m:d>
                <m:dPr>
                  <m:ctrlPr>
                    <w:rPr>
                      <w:rFonts w:ascii="Cambria Math" w:hAnsi="Cambria Math" w:cs="Times New Roman"/>
                      <w:b/>
                      <w:bCs/>
                      <w:i/>
                      <w:szCs w:val="24"/>
                    </w:rPr>
                  </m:ctrlPr>
                </m:dPr>
                <m:e>
                  <m:f>
                    <m:fPr>
                      <m:ctrlPr>
                        <w:rPr>
                          <w:rFonts w:ascii="Cambria Math" w:hAnsi="Cambria Math" w:cs="Times New Roman"/>
                          <w:b/>
                          <w:bCs/>
                          <w:i/>
                          <w:szCs w:val="24"/>
                        </w:rPr>
                      </m:ctrlPr>
                    </m:fPr>
                    <m:num>
                      <m:r>
                        <m:rPr>
                          <m:sty m:val="bi"/>
                        </m:rPr>
                        <w:rPr>
                          <w:rFonts w:ascii="Cambria Math" w:hAnsi="Cambria Math" w:cs="Times New Roman"/>
                          <w:szCs w:val="24"/>
                        </w:rPr>
                        <m:t>λ</m:t>
                      </m:r>
                    </m:num>
                    <m:den>
                      <m:r>
                        <m:rPr>
                          <m:sty m:val="bi"/>
                        </m:rPr>
                        <w:rPr>
                          <w:rFonts w:ascii="Cambria Math" w:hAnsi="Cambria Math" w:cs="Times New Roman"/>
                          <w:szCs w:val="24"/>
                        </w:rPr>
                        <m:t>4</m:t>
                      </m:r>
                      <m:r>
                        <m:rPr>
                          <m:sty m:val="bi"/>
                        </m:rPr>
                        <w:rPr>
                          <w:rFonts w:ascii="Cambria Math" w:hAnsi="Cambria Math" w:cs="Times New Roman"/>
                          <w:szCs w:val="24"/>
                        </w:rPr>
                        <m:t>πR</m:t>
                      </m:r>
                    </m:den>
                  </m:f>
                </m:e>
              </m:d>
            </m:e>
            <m:sup>
              <m:r>
                <m:rPr>
                  <m:sty m:val="bi"/>
                </m:rPr>
                <w:rPr>
                  <w:rFonts w:ascii="Cambria Math" w:hAnsi="Cambria Math" w:cs="Times New Roman"/>
                  <w:szCs w:val="24"/>
                </w:rPr>
                <m:t>2</m:t>
              </m:r>
            </m:sup>
          </m:sSup>
          <m:r>
            <w:rPr>
              <w:rFonts w:ascii="Cambria Math" w:hAnsi="Cambria Math" w:cs="Times New Roman"/>
              <w:szCs w:val="24"/>
            </w:rPr>
            <m:t>(3)</m:t>
          </m:r>
        </m:oMath>
      </m:oMathPara>
    </w:p>
    <w:p w14:paraId="43EEB14E" w14:textId="77777777" w:rsidR="00782FB2" w:rsidRPr="008A243C" w:rsidRDefault="00782FB2" w:rsidP="009F391B">
      <w:pPr>
        <w:ind w:left="708"/>
        <w:jc w:val="left"/>
        <w:rPr>
          <w:rFonts w:eastAsiaTheme="minorEastAsia" w:cs="Times New Roman"/>
          <w:szCs w:val="24"/>
        </w:rPr>
      </w:pPr>
    </w:p>
    <w:p w14:paraId="3714E8DC" w14:textId="77777777" w:rsidR="00782FB2" w:rsidRDefault="00782FB2" w:rsidP="009F391B">
      <w:pPr>
        <w:ind w:left="1416"/>
        <w:jc w:val="left"/>
        <w:rPr>
          <w:rFonts w:cs="Times New Roman"/>
          <w:bCs/>
          <w:szCs w:val="24"/>
        </w:rPr>
      </w:pPr>
      <w:r w:rsidRPr="008A243C">
        <w:rPr>
          <w:rFonts w:cs="Times New Roman"/>
          <w:bCs/>
          <w:szCs w:val="24"/>
        </w:rPr>
        <w:t>Supongamos que el lector está en el lado transmisor y la etiqueta en el receptor.</w:t>
      </w:r>
    </w:p>
    <w:p w14:paraId="38360C80" w14:textId="1A4B42BE" w:rsidR="00782FB2" w:rsidRPr="00310E7E" w:rsidRDefault="00000000" w:rsidP="009F391B">
      <w:pPr>
        <w:ind w:left="708"/>
        <w:jc w:val="left"/>
        <w:rPr>
          <w:rFonts w:eastAsiaTheme="minorEastAsia" w:cs="Times New Roman"/>
          <w:b/>
          <w:bCs/>
          <w:szCs w:val="24"/>
        </w:rPr>
      </w:pPr>
      <m:oMathPara>
        <m:oMath>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tag</m:t>
              </m:r>
            </m:sub>
          </m:sSub>
          <m:r>
            <m:rPr>
              <m:sty m:val="bi"/>
            </m:rPr>
            <w:rPr>
              <w:rFonts w:ascii="Cambria Math" w:hAnsi="Cambria Math" w:cs="Times New Roman"/>
              <w:szCs w:val="24"/>
            </w:rPr>
            <m:t>=</m:t>
          </m:r>
          <m:sSub>
            <m:sSubPr>
              <m:ctrlPr>
                <w:rPr>
                  <w:rFonts w:ascii="Cambria Math" w:hAnsi="Cambria Math" w:cs="Times New Roman"/>
                  <w:b/>
                  <w:bCs/>
                  <w:i/>
                  <w:szCs w:val="24"/>
                </w:rPr>
              </m:ctrlPr>
            </m:sSubPr>
            <m:e>
              <m:r>
                <m:rPr>
                  <m:sty m:val="bi"/>
                </m:rPr>
                <w:rPr>
                  <w:rFonts w:ascii="Cambria Math" w:hAnsi="Cambria Math" w:cs="Times New Roman"/>
                  <w:szCs w:val="24"/>
                </w:rPr>
                <m:t>P</m:t>
              </m:r>
            </m:e>
            <m:sub>
              <m:r>
                <m:rPr>
                  <m:sty m:val="bi"/>
                </m:rPr>
                <w:rPr>
                  <w:rFonts w:ascii="Cambria Math" w:hAnsi="Cambria Math" w:cs="Times New Roman"/>
                  <w:szCs w:val="24"/>
                </w:rPr>
                <m:t>BTR</m:t>
              </m:r>
            </m:sub>
          </m:sSub>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tag</m:t>
              </m:r>
            </m:sub>
          </m:sSub>
          <m:sSub>
            <m:sSubPr>
              <m:ctrlPr>
                <w:rPr>
                  <w:rFonts w:ascii="Cambria Math" w:hAnsi="Cambria Math" w:cs="Times New Roman"/>
                  <w:b/>
                  <w:bCs/>
                  <w:i/>
                  <w:szCs w:val="24"/>
                </w:rPr>
              </m:ctrlPr>
            </m:sSubPr>
            <m:e>
              <m:r>
                <m:rPr>
                  <m:sty m:val="bi"/>
                </m:rPr>
                <w:rPr>
                  <w:rFonts w:ascii="Cambria Math" w:hAnsi="Cambria Math" w:cs="Times New Roman"/>
                  <w:szCs w:val="24"/>
                </w:rPr>
                <m:t>G</m:t>
              </m:r>
            </m:e>
            <m:sub>
              <m:r>
                <m:rPr>
                  <m:sty m:val="bi"/>
                </m:rPr>
                <w:rPr>
                  <w:rFonts w:ascii="Cambria Math" w:hAnsi="Cambria Math" w:cs="Times New Roman"/>
                  <w:szCs w:val="24"/>
                </w:rPr>
                <m:t>reader</m:t>
              </m:r>
            </m:sub>
          </m:sSub>
          <m:sSup>
            <m:sSupPr>
              <m:ctrlPr>
                <w:rPr>
                  <w:rFonts w:ascii="Cambria Math" w:hAnsi="Cambria Math" w:cs="Times New Roman"/>
                  <w:b/>
                  <w:bCs/>
                  <w:i/>
                  <w:szCs w:val="24"/>
                </w:rPr>
              </m:ctrlPr>
            </m:sSupPr>
            <m:e>
              <m:d>
                <m:dPr>
                  <m:ctrlPr>
                    <w:rPr>
                      <w:rFonts w:ascii="Cambria Math" w:hAnsi="Cambria Math" w:cs="Times New Roman"/>
                      <w:b/>
                      <w:bCs/>
                      <w:i/>
                      <w:szCs w:val="24"/>
                    </w:rPr>
                  </m:ctrlPr>
                </m:dPr>
                <m:e>
                  <m:f>
                    <m:fPr>
                      <m:ctrlPr>
                        <w:rPr>
                          <w:rFonts w:ascii="Cambria Math" w:hAnsi="Cambria Math" w:cs="Times New Roman"/>
                          <w:b/>
                          <w:bCs/>
                          <w:i/>
                          <w:szCs w:val="24"/>
                        </w:rPr>
                      </m:ctrlPr>
                    </m:fPr>
                    <m:num>
                      <m:r>
                        <m:rPr>
                          <m:sty m:val="bi"/>
                        </m:rPr>
                        <w:rPr>
                          <w:rFonts w:ascii="Cambria Math" w:hAnsi="Cambria Math" w:cs="Times New Roman"/>
                          <w:szCs w:val="24"/>
                        </w:rPr>
                        <m:t>λ</m:t>
                      </m:r>
                    </m:num>
                    <m:den>
                      <m:r>
                        <m:rPr>
                          <m:sty m:val="bi"/>
                        </m:rPr>
                        <w:rPr>
                          <w:rFonts w:ascii="Cambria Math" w:hAnsi="Cambria Math" w:cs="Times New Roman"/>
                          <w:szCs w:val="24"/>
                        </w:rPr>
                        <m:t>4</m:t>
                      </m:r>
                      <m:r>
                        <m:rPr>
                          <m:sty m:val="bi"/>
                        </m:rPr>
                        <w:rPr>
                          <w:rFonts w:ascii="Cambria Math" w:hAnsi="Cambria Math" w:cs="Times New Roman"/>
                          <w:szCs w:val="24"/>
                        </w:rPr>
                        <m:t>πR</m:t>
                      </m:r>
                    </m:den>
                  </m:f>
                </m:e>
              </m:d>
            </m:e>
            <m:sup>
              <m:r>
                <m:rPr>
                  <m:sty m:val="bi"/>
                </m:rPr>
                <w:rPr>
                  <w:rFonts w:ascii="Cambria Math" w:hAnsi="Cambria Math" w:cs="Times New Roman"/>
                  <w:szCs w:val="24"/>
                </w:rPr>
                <m:t>2</m:t>
              </m:r>
            </m:sup>
          </m:sSup>
          <m:r>
            <w:rPr>
              <w:rFonts w:ascii="Cambria Math" w:hAnsi="Cambria Math" w:cs="Times New Roman"/>
              <w:szCs w:val="24"/>
            </w:rPr>
            <m:t xml:space="preserve"> (4)</m:t>
          </m:r>
        </m:oMath>
      </m:oMathPara>
    </w:p>
    <w:p w14:paraId="0C8A5668" w14:textId="77777777" w:rsidR="00782FB2" w:rsidRPr="008A243C" w:rsidRDefault="00782FB2" w:rsidP="009F391B">
      <w:pPr>
        <w:ind w:left="708"/>
        <w:jc w:val="left"/>
        <w:rPr>
          <w:rFonts w:eastAsiaTheme="minorEastAsia" w:cs="Times New Roman"/>
          <w:szCs w:val="24"/>
        </w:rPr>
      </w:pPr>
    </w:p>
    <w:p w14:paraId="32218755" w14:textId="0207404B" w:rsidR="00782FB2" w:rsidRDefault="00782FB2" w:rsidP="001669B8">
      <w:pPr>
        <w:ind w:left="708" w:firstLine="708"/>
        <w:rPr>
          <w:rFonts w:eastAsiaTheme="minorEastAsia" w:cs="Times New Roman"/>
          <w:szCs w:val="24"/>
        </w:rPr>
      </w:pPr>
      <w:r w:rsidRPr="008A243C">
        <w:rPr>
          <w:rFonts w:eastAsiaTheme="minorEastAsia" w:cs="Times New Roman"/>
          <w:szCs w:val="24"/>
        </w:rPr>
        <w:t>En la</w:t>
      </w:r>
      <w:r>
        <w:rPr>
          <w:rFonts w:eastAsiaTheme="minorEastAsia" w:cs="Times New Roman"/>
          <w:szCs w:val="24"/>
        </w:rPr>
        <w:t xml:space="preserve"> ecuación</w:t>
      </w:r>
      <w:r w:rsidR="00D83229">
        <w:rPr>
          <w:rFonts w:eastAsiaTheme="minorEastAsia" w:cs="Times New Roman"/>
          <w:szCs w:val="24"/>
        </w:rPr>
        <w:t xml:space="preserve"> (4)</w:t>
      </w:r>
      <w:r>
        <w:rPr>
          <w:rFonts w:eastAsiaTheme="minorEastAsia" w:cs="Times New Roman"/>
          <w:szCs w:val="24"/>
        </w:rPr>
        <w:t>,</w:t>
      </w:r>
      <w:r w:rsidRPr="008A243C">
        <w:rPr>
          <w:rFonts w:eastAsiaTheme="minorEastAsia" w:cs="Times New Roman"/>
          <w:szCs w:val="24"/>
        </w:rPr>
        <w:t> supongamos que el lector está en el extremo receptor y la etiqueta en el extremo transmisor. Aquí,</w:t>
      </w:r>
      <w:r w:rsidRPr="008A243C">
        <w:rPr>
          <w:rFonts w:ascii="Cambria Math" w:hAnsi="Cambria Math" w:cs="Times New Roman"/>
          <w:i/>
          <w:szCs w:val="24"/>
        </w:rPr>
        <w:t xml:space="preserve"> </w:t>
      </w:r>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BTR</m:t>
            </m:r>
          </m:sub>
        </m:sSub>
      </m:oMath>
      <w:r w:rsidRPr="008A243C">
        <w:rPr>
          <w:rFonts w:eastAsiaTheme="minorEastAsia" w:cs="Times New Roman"/>
          <w:szCs w:val="24"/>
        </w:rPr>
        <w:t> representa la potencia retrodispersa desde el transpondedor hasta el lector</w:t>
      </w:r>
      <w:r w:rsidR="00D83229">
        <w:rPr>
          <w:rFonts w:eastAsiaTheme="minorEastAsia" w:cs="Times New Roman"/>
          <w:szCs w:val="24"/>
        </w:rPr>
        <w:t>.</w:t>
      </w:r>
      <w:r w:rsidRPr="008A243C">
        <w:rPr>
          <w:rFonts w:eastAsiaTheme="minorEastAsia" w:cs="Times New Roman"/>
          <w:szCs w:val="24"/>
        </w:rPr>
        <w:t> </w:t>
      </w:r>
      <m:oMath>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tag</m:t>
            </m:r>
          </m:sub>
        </m:sSub>
      </m:oMath>
      <w:r>
        <w:rPr>
          <w:rFonts w:eastAsiaTheme="minorEastAsia" w:cs="Times New Roman"/>
          <w:szCs w:val="24"/>
        </w:rPr>
        <w:t xml:space="preserve"> </w:t>
      </w:r>
      <w:r w:rsidRPr="008A243C">
        <w:rPr>
          <w:rFonts w:eastAsiaTheme="minorEastAsia" w:cs="Times New Roman"/>
          <w:szCs w:val="24"/>
        </w:rPr>
        <w:t>y </w:t>
      </w:r>
      <m:oMath>
        <m:sSub>
          <m:sSubPr>
            <m:ctrlPr>
              <w:rPr>
                <w:rFonts w:ascii="Cambria Math" w:hAnsi="Cambria Math" w:cs="Times New Roman"/>
                <w:i/>
                <w:szCs w:val="24"/>
              </w:rPr>
            </m:ctrlPr>
          </m:sSubPr>
          <m:e>
            <m:r>
              <w:rPr>
                <w:rFonts w:ascii="Cambria Math" w:hAnsi="Cambria Math" w:cs="Times New Roman"/>
                <w:szCs w:val="24"/>
              </w:rPr>
              <m:t>G</m:t>
            </m:r>
          </m:e>
          <m:sub>
            <m:r>
              <w:rPr>
                <w:rFonts w:ascii="Cambria Math" w:hAnsi="Cambria Math" w:cs="Times New Roman"/>
                <w:szCs w:val="24"/>
              </w:rPr>
              <m:t>reader</m:t>
            </m:r>
          </m:sub>
        </m:sSub>
        <m:r>
          <w:rPr>
            <w:rFonts w:ascii="Cambria Math" w:hAnsi="Cambria Math" w:cs="Times New Roman"/>
            <w:szCs w:val="24"/>
          </w:rPr>
          <m:t xml:space="preserve"> </m:t>
        </m:r>
      </m:oMath>
      <w:r w:rsidR="00D83229">
        <w:rPr>
          <w:rFonts w:eastAsiaTheme="minorEastAsia" w:cs="Times New Roman"/>
          <w:szCs w:val="24"/>
        </w:rPr>
        <w:t xml:space="preserve">, </w:t>
      </w:r>
      <w:r w:rsidRPr="008A243C">
        <w:rPr>
          <w:rFonts w:eastAsiaTheme="minorEastAsia" w:cs="Times New Roman"/>
          <w:szCs w:val="24"/>
        </w:rPr>
        <w:t>representan las ganancias del lector y de la etiqueta, respectivamente. El valor de</w:t>
      </w:r>
      <w:r w:rsidR="00D83229">
        <w:rPr>
          <w:rFonts w:eastAsiaTheme="minorEastAsia" w:cs="Times New Roman"/>
          <w:szCs w:val="24"/>
        </w:rPr>
        <w:t xml:space="preserve"> </w:t>
      </w:r>
      <w:r w:rsidR="00D83229" w:rsidRPr="008A243C">
        <w:rPr>
          <w:rFonts w:ascii="Cambria Math" w:hAnsi="Cambria Math" w:cs="Times New Roman"/>
          <w:i/>
          <w:szCs w:val="24"/>
        </w:rPr>
        <w:t xml:space="preserve"> </w:t>
      </w:r>
      <m:oMath>
        <m:sSub>
          <m:sSubPr>
            <m:ctrlPr>
              <w:rPr>
                <w:rFonts w:ascii="Cambria Math" w:hAnsi="Cambria Math" w:cs="Times New Roman"/>
                <w:i/>
                <w:szCs w:val="24"/>
              </w:rPr>
            </m:ctrlPr>
          </m:sSubPr>
          <m:e>
            <m:r>
              <w:rPr>
                <w:rFonts w:ascii="Cambria Math" w:hAnsi="Cambria Math" w:cs="Times New Roman"/>
                <w:szCs w:val="24"/>
              </w:rPr>
              <m:t>P</m:t>
            </m:r>
          </m:e>
          <m:sub>
            <m:r>
              <w:rPr>
                <w:rFonts w:ascii="Cambria Math" w:hAnsi="Cambria Math" w:cs="Times New Roman"/>
                <w:szCs w:val="24"/>
              </w:rPr>
              <m:t>BTR</m:t>
            </m:r>
          </m:sub>
        </m:sSub>
      </m:oMath>
      <w:r w:rsidRPr="008A243C">
        <w:rPr>
          <w:rFonts w:eastAsiaTheme="minorEastAsia" w:cs="Times New Roman"/>
          <w:szCs w:val="24"/>
        </w:rPr>
        <w:t> se calcula como</w:t>
      </w:r>
      <w:r>
        <w:rPr>
          <w:rFonts w:eastAsiaTheme="minorEastAsia" w:cs="Times New Roman"/>
          <w:szCs w:val="24"/>
        </w:rPr>
        <w:t>:</w:t>
      </w:r>
    </w:p>
    <w:p w14:paraId="52C58C37" w14:textId="77777777" w:rsidR="00A14E2C" w:rsidRDefault="00A14E2C" w:rsidP="009F391B">
      <w:pPr>
        <w:ind w:left="708" w:firstLine="708"/>
        <w:jc w:val="left"/>
        <w:rPr>
          <w:rFonts w:eastAsiaTheme="minorEastAsia" w:cs="Times New Roman"/>
          <w:szCs w:val="24"/>
        </w:rPr>
      </w:pPr>
    </w:p>
    <w:p w14:paraId="4B51A085" w14:textId="62100BF1" w:rsidR="00782FB2" w:rsidRPr="00402A91" w:rsidRDefault="00000000" w:rsidP="009F391B">
      <w:pPr>
        <w:pStyle w:val="Ttulo2"/>
        <w:ind w:left="708"/>
        <w:rPr>
          <w:rFonts w:eastAsiaTheme="minorEastAsia"/>
          <w:b w:val="0"/>
          <w:bCs/>
          <w:iCs/>
        </w:rPr>
      </w:pPr>
      <m:oMathPara>
        <m:oMath>
          <m:sSub>
            <m:sSubPr>
              <m:ctrlPr>
                <w:rPr>
                  <w:rFonts w:ascii="Cambria Math" w:eastAsiaTheme="minorHAnsi" w:hAnsi="Cambria Math"/>
                </w:rPr>
              </m:ctrlPr>
            </m:sSubPr>
            <m:e>
              <m:r>
                <m:rPr>
                  <m:sty m:val="bi"/>
                </m:rPr>
                <w:rPr>
                  <w:rFonts w:ascii="Cambria Math" w:hAnsi="Cambria Math"/>
                </w:rPr>
                <m:t>P</m:t>
              </m:r>
            </m:e>
            <m:sub>
              <m:r>
                <m:rPr>
                  <m:sty m:val="bi"/>
                </m:rPr>
                <w:rPr>
                  <w:rFonts w:ascii="Cambria Math" w:hAnsi="Cambria Math"/>
                </w:rPr>
                <m:t>BTR</m:t>
              </m:r>
            </m:sub>
          </m:sSub>
          <m:r>
            <m:rPr>
              <m:sty m:val="b"/>
            </m:rPr>
            <w:rPr>
              <w:rFonts w:ascii="Cambria Math" w:hAnsi="Cambria Math"/>
            </w:rPr>
            <m:t>=</m:t>
          </m:r>
          <m:f>
            <m:fPr>
              <m:ctrlPr>
                <w:rPr>
                  <w:rFonts w:ascii="Cambria Math" w:hAnsi="Cambria Math"/>
                </w:rPr>
              </m:ctrlPr>
            </m:fPr>
            <m:num>
              <m:r>
                <m:rPr>
                  <m:sty m:val="b"/>
                </m:rPr>
                <w:rPr>
                  <w:rFonts w:ascii="Cambria Math" w:hAnsi="Cambria Math"/>
                </w:rPr>
                <m:t>1</m:t>
              </m:r>
            </m:num>
            <m:den>
              <m:r>
                <m:rPr>
                  <m:sty m:val="b"/>
                </m:rPr>
                <w:rPr>
                  <w:rFonts w:ascii="Cambria Math" w:hAnsi="Cambria Math"/>
                </w:rPr>
                <m:t>4</m:t>
              </m:r>
            </m:den>
          </m:f>
          <m:d>
            <m:dPr>
              <m:begChr m:val="|"/>
              <m:endChr m:val="|"/>
              <m:ctrlPr>
                <w:rPr>
                  <w:rFonts w:ascii="Cambria Math" w:hAnsi="Cambria Math"/>
                </w:rPr>
              </m:ctrlPr>
            </m:dPr>
            <m:e>
              <m:sSub>
                <m:sSubPr>
                  <m:ctrlPr>
                    <w:rPr>
                      <w:rFonts w:ascii="Cambria Math" w:eastAsiaTheme="minorHAnsi" w:hAnsi="Cambria Math"/>
                    </w:rPr>
                  </m:ctrlPr>
                </m:sSubPr>
                <m:e>
                  <m:r>
                    <m:rPr>
                      <m:sty m:val="bi"/>
                    </m:rPr>
                    <w:rPr>
                      <w:rFonts w:ascii="Cambria Math" w:hAnsi="Cambria Math"/>
                    </w:rPr>
                    <m:t>Γ</m:t>
                  </m:r>
                </m:e>
                <m:sub>
                  <m:r>
                    <m:rPr>
                      <m:sty m:val="bi"/>
                    </m:rPr>
                    <w:rPr>
                      <w:rFonts w:ascii="Cambria Math" w:hAnsi="Cambria Math"/>
                    </w:rPr>
                    <m:t>Loff</m:t>
                  </m:r>
                </m:sub>
              </m:sSub>
              <m:r>
                <m:rPr>
                  <m:sty m:val="b"/>
                </m:rPr>
                <w:rPr>
                  <w:rFonts w:ascii="Cambria Math" w:hAnsi="Cambria Math"/>
                </w:rPr>
                <m:t>-</m:t>
              </m:r>
              <m:sSub>
                <m:sSubPr>
                  <m:ctrlPr>
                    <w:rPr>
                      <w:rFonts w:ascii="Cambria Math" w:eastAsiaTheme="minorHAnsi" w:hAnsi="Cambria Math"/>
                    </w:rPr>
                  </m:ctrlPr>
                </m:sSubPr>
                <m:e>
                  <m:r>
                    <m:rPr>
                      <m:sty m:val="bi"/>
                    </m:rPr>
                    <w:rPr>
                      <w:rFonts w:ascii="Cambria Math" w:hAnsi="Cambria Math"/>
                    </w:rPr>
                    <m:t>Γ</m:t>
                  </m:r>
                </m:e>
                <m:sub>
                  <m:r>
                    <m:rPr>
                      <m:sty m:val="bi"/>
                    </m:rPr>
                    <w:rPr>
                      <w:rFonts w:ascii="Cambria Math" w:hAnsi="Cambria Math"/>
                    </w:rPr>
                    <m:t>Lon</m:t>
                  </m:r>
                </m:sub>
              </m:sSub>
            </m:e>
          </m:d>
          <m:sSup>
            <m:sSupPr>
              <m:ctrlPr>
                <w:rPr>
                  <w:rFonts w:ascii="Cambria Math" w:hAnsi="Cambria Math"/>
                  <w:i/>
                </w:rPr>
              </m:ctrlPr>
            </m:sSupPr>
            <m:e>
              <m:r>
                <m:rPr>
                  <m:sty m:val="bi"/>
                </m:rPr>
                <w:rPr>
                  <w:rFonts w:ascii="Cambria Math" w:hAnsi="Cambria Math"/>
                </w:rPr>
                <m:t xml:space="preserve"> </m:t>
              </m:r>
            </m:e>
            <m:sup>
              <m:r>
                <m:rPr>
                  <m:sty m:val="bi"/>
                </m:rPr>
                <w:rPr>
                  <w:rFonts w:ascii="Cambria Math" w:hAnsi="Cambria Math"/>
                </w:rPr>
                <m:t>2</m:t>
              </m:r>
            </m:sup>
          </m:sSup>
          <m:sSub>
            <m:sSubPr>
              <m:ctrlPr>
                <w:rPr>
                  <w:rFonts w:ascii="Cambria Math" w:hAnsi="Cambria Math"/>
                  <w:b w:val="0"/>
                  <w:bCs/>
                  <w:iCs/>
                </w:rPr>
              </m:ctrlPr>
            </m:sSubPr>
            <m:e>
              <m:r>
                <m:rPr>
                  <m:sty m:val="bi"/>
                </m:rPr>
                <w:rPr>
                  <w:rFonts w:ascii="Cambria Math" w:hAnsi="Cambria Math"/>
                </w:rPr>
                <m:t>P</m:t>
              </m:r>
            </m:e>
            <m:sub>
              <m:r>
                <m:rPr>
                  <m:sty m:val="bi"/>
                </m:rPr>
                <w:rPr>
                  <w:rFonts w:ascii="Cambria Math" w:hAnsi="Cambria Math"/>
                </w:rPr>
                <m:t>tag</m:t>
              </m:r>
            </m:sub>
          </m:sSub>
          <m:r>
            <m:rPr>
              <m:sty m:val="bi"/>
            </m:rPr>
            <w:rPr>
              <w:rFonts w:ascii="Cambria Math" w:hAnsi="Cambria Math"/>
            </w:rPr>
            <m:t xml:space="preserve"> (5)</m:t>
          </m:r>
        </m:oMath>
      </m:oMathPara>
    </w:p>
    <w:p w14:paraId="1587E396" w14:textId="77777777" w:rsidR="00782FB2" w:rsidRPr="00402A91" w:rsidRDefault="00782FB2" w:rsidP="009F391B">
      <w:pPr>
        <w:ind w:left="708"/>
      </w:pPr>
    </w:p>
    <w:p w14:paraId="1932C018" w14:textId="42BF9C23" w:rsidR="00782FB2" w:rsidRDefault="00782FB2" w:rsidP="009F391B">
      <w:pPr>
        <w:ind w:left="708" w:firstLine="708"/>
        <w:jc w:val="left"/>
        <w:rPr>
          <w:rFonts w:eastAsiaTheme="minorEastAsia" w:cs="Times New Roman"/>
          <w:szCs w:val="24"/>
        </w:rPr>
      </w:pPr>
      <w:r w:rsidRPr="00402A91">
        <w:rPr>
          <w:rFonts w:eastAsiaTheme="minorEastAsia" w:cs="Times New Roman"/>
          <w:szCs w:val="24"/>
        </w:rPr>
        <w:t>Sustituyendo </w:t>
      </w:r>
      <w:r w:rsidR="00D83229">
        <w:rPr>
          <w:rFonts w:eastAsiaTheme="minorEastAsia" w:cs="Times New Roman"/>
          <w:szCs w:val="24"/>
        </w:rPr>
        <w:t xml:space="preserve">(2) </w:t>
      </w:r>
      <w:r w:rsidRPr="00402A91">
        <w:rPr>
          <w:rFonts w:eastAsiaTheme="minorEastAsia" w:cs="Times New Roman"/>
          <w:szCs w:val="24"/>
        </w:rPr>
        <w:t>y </w:t>
      </w:r>
      <w:r w:rsidR="00D83229">
        <w:rPr>
          <w:rFonts w:eastAsiaTheme="minorEastAsia" w:cs="Times New Roman"/>
          <w:szCs w:val="24"/>
        </w:rPr>
        <w:t xml:space="preserve">(4) </w:t>
      </w:r>
      <w:r w:rsidRPr="00402A91">
        <w:rPr>
          <w:rFonts w:eastAsiaTheme="minorEastAsia" w:cs="Times New Roman"/>
          <w:szCs w:val="24"/>
        </w:rPr>
        <w:t>en </w:t>
      </w:r>
      <w:r w:rsidR="00D83229">
        <w:rPr>
          <w:rFonts w:eastAsiaTheme="minorEastAsia" w:cs="Times New Roman"/>
          <w:szCs w:val="24"/>
        </w:rPr>
        <w:t>(5)</w:t>
      </w:r>
      <w:r>
        <w:rPr>
          <w:rFonts w:eastAsiaTheme="minorEastAsia" w:cs="Times New Roman"/>
          <w:szCs w:val="24"/>
        </w:rPr>
        <w:t>:</w:t>
      </w:r>
    </w:p>
    <w:p w14:paraId="62B16F74" w14:textId="77777777" w:rsidR="00D83229" w:rsidRDefault="00D83229" w:rsidP="009F391B">
      <w:pPr>
        <w:ind w:left="708" w:firstLine="708"/>
        <w:jc w:val="left"/>
        <w:rPr>
          <w:rFonts w:eastAsiaTheme="minorEastAsia" w:cs="Times New Roman"/>
          <w:szCs w:val="24"/>
        </w:rPr>
      </w:pPr>
    </w:p>
    <w:p w14:paraId="4B0020F3" w14:textId="1316A35D" w:rsidR="00782FB2" w:rsidRPr="00D83229" w:rsidRDefault="00000000" w:rsidP="009F391B">
      <w:pPr>
        <w:pStyle w:val="Ttulo2"/>
        <w:ind w:left="708"/>
        <w:rPr>
          <w:rFonts w:eastAsiaTheme="minorEastAsia"/>
          <w:b w:val="0"/>
          <w:bCs/>
          <w:szCs w:val="24"/>
        </w:rPr>
      </w:pPr>
      <m:oMathPara>
        <m:oMath>
          <m:sSub>
            <m:sSubPr>
              <m:ctrlPr>
                <w:rPr>
                  <w:rFonts w:ascii="Cambria Math" w:eastAsiaTheme="minorHAnsi" w:hAnsi="Cambria Math"/>
                  <w:b w:val="0"/>
                  <w:bCs/>
                </w:rPr>
              </m:ctrlPr>
            </m:sSubPr>
            <m:e>
              <m:r>
                <m:rPr>
                  <m:sty m:val="bi"/>
                </m:rPr>
                <w:rPr>
                  <w:rFonts w:ascii="Cambria Math" w:hAnsi="Cambria Math"/>
                </w:rPr>
                <m:t>P</m:t>
              </m:r>
            </m:e>
            <m:sub>
              <m:r>
                <m:rPr>
                  <m:sty m:val="bi"/>
                </m:rPr>
                <w:rPr>
                  <w:rFonts w:ascii="Cambria Math" w:hAnsi="Cambria Math"/>
                </w:rPr>
                <m:t>reader</m:t>
              </m:r>
            </m:sub>
          </m:sSub>
          <m:r>
            <m:rPr>
              <m:sty m:val="b"/>
            </m:rPr>
            <w:rPr>
              <w:rFonts w:ascii="Cambria Math" w:hAnsi="Cambria Math"/>
            </w:rPr>
            <m:t>=</m:t>
          </m:r>
          <m:f>
            <m:fPr>
              <m:ctrlPr>
                <w:rPr>
                  <w:rFonts w:ascii="Cambria Math" w:hAnsi="Cambria Math"/>
                  <w:b w:val="0"/>
                  <w:bCs/>
                </w:rPr>
              </m:ctrlPr>
            </m:fPr>
            <m:num>
              <m:r>
                <m:rPr>
                  <m:sty m:val="b"/>
                </m:rPr>
                <w:rPr>
                  <w:rFonts w:ascii="Cambria Math" w:hAnsi="Cambria Math"/>
                </w:rPr>
                <m:t>1</m:t>
              </m:r>
            </m:num>
            <m:den>
              <m:r>
                <m:rPr>
                  <m:sty m:val="b"/>
                </m:rPr>
                <w:rPr>
                  <w:rFonts w:ascii="Cambria Math" w:hAnsi="Cambria Math"/>
                </w:rPr>
                <m:t>4</m:t>
              </m:r>
            </m:den>
          </m:f>
          <m:d>
            <m:dPr>
              <m:begChr m:val="|"/>
              <m:endChr m:val="|"/>
              <m:ctrlPr>
                <w:rPr>
                  <w:rFonts w:ascii="Cambria Math" w:hAnsi="Cambria Math"/>
                  <w:b w:val="0"/>
                  <w:bCs/>
                </w:rPr>
              </m:ctrlPr>
            </m:dPr>
            <m:e>
              <m:sSub>
                <m:sSubPr>
                  <m:ctrlPr>
                    <w:rPr>
                      <w:rFonts w:ascii="Cambria Math" w:eastAsiaTheme="minorHAnsi" w:hAnsi="Cambria Math"/>
                      <w:b w:val="0"/>
                      <w:bCs/>
                    </w:rPr>
                  </m:ctrlPr>
                </m:sSubPr>
                <m:e>
                  <m:r>
                    <m:rPr>
                      <m:sty m:val="bi"/>
                    </m:rPr>
                    <w:rPr>
                      <w:rFonts w:ascii="Cambria Math" w:hAnsi="Cambria Math"/>
                    </w:rPr>
                    <m:t>Γ</m:t>
                  </m:r>
                </m:e>
                <m:sub>
                  <m:r>
                    <m:rPr>
                      <m:sty m:val="bi"/>
                    </m:rPr>
                    <w:rPr>
                      <w:rFonts w:ascii="Cambria Math" w:hAnsi="Cambria Math"/>
                    </w:rPr>
                    <m:t>Loff</m:t>
                  </m:r>
                </m:sub>
              </m:sSub>
              <m:r>
                <m:rPr>
                  <m:sty m:val="b"/>
                </m:rPr>
                <w:rPr>
                  <w:rFonts w:ascii="Cambria Math" w:hAnsi="Cambria Math"/>
                </w:rPr>
                <m:t>-</m:t>
              </m:r>
              <m:sSub>
                <m:sSubPr>
                  <m:ctrlPr>
                    <w:rPr>
                      <w:rFonts w:ascii="Cambria Math" w:eastAsiaTheme="minorHAnsi" w:hAnsi="Cambria Math"/>
                      <w:b w:val="0"/>
                      <w:bCs/>
                    </w:rPr>
                  </m:ctrlPr>
                </m:sSubPr>
                <m:e>
                  <m:r>
                    <m:rPr>
                      <m:sty m:val="bi"/>
                    </m:rPr>
                    <w:rPr>
                      <w:rFonts w:ascii="Cambria Math" w:hAnsi="Cambria Math"/>
                    </w:rPr>
                    <m:t>Γ</m:t>
                  </m:r>
                </m:e>
                <m:sub>
                  <m:r>
                    <m:rPr>
                      <m:sty m:val="bi"/>
                    </m:rPr>
                    <w:rPr>
                      <w:rFonts w:ascii="Cambria Math" w:hAnsi="Cambria Math"/>
                    </w:rPr>
                    <m:t>Lon</m:t>
                  </m:r>
                </m:sub>
              </m:sSub>
            </m:e>
          </m:d>
          <m:sSup>
            <m:sSupPr>
              <m:ctrlPr>
                <w:rPr>
                  <w:rFonts w:ascii="Cambria Math" w:hAnsi="Cambria Math"/>
                  <w:b w:val="0"/>
                  <w:bCs/>
                  <w:i/>
                </w:rPr>
              </m:ctrlPr>
            </m:sSupPr>
            <m:e>
              <m:r>
                <m:rPr>
                  <m:sty m:val="bi"/>
                </m:rPr>
                <w:rPr>
                  <w:rFonts w:ascii="Cambria Math" w:hAnsi="Cambria Math"/>
                </w:rPr>
                <m:t xml:space="preserve"> </m:t>
              </m:r>
            </m:e>
            <m:sup>
              <m:r>
                <m:rPr>
                  <m:sty m:val="bi"/>
                </m:rPr>
                <w:rPr>
                  <w:rFonts w:ascii="Cambria Math" w:hAnsi="Cambria Math"/>
                </w:rPr>
                <m:t>2</m:t>
              </m:r>
            </m:sup>
          </m:sSup>
          <m:sSub>
            <m:sSubPr>
              <m:ctrlPr>
                <w:rPr>
                  <w:rFonts w:ascii="Cambria Math" w:eastAsiaTheme="minorHAnsi" w:hAnsi="Cambria Math" w:cs="Times New Roman"/>
                  <w:b w:val="0"/>
                  <w:bCs/>
                  <w:i/>
                  <w:szCs w:val="24"/>
                </w:rPr>
              </m:ctrlPr>
            </m:sSubPr>
            <m:e>
              <m:sSup>
                <m:sSupPr>
                  <m:ctrlPr>
                    <w:rPr>
                      <w:rFonts w:ascii="Cambria Math" w:hAnsi="Cambria Math" w:cs="Times New Roman"/>
                      <w:b w:val="0"/>
                      <w:bCs/>
                      <w:i/>
                      <w:szCs w:val="24"/>
                    </w:rPr>
                  </m:ctrlPr>
                </m:sSupPr>
                <m:e>
                  <m:r>
                    <m:rPr>
                      <m:sty m:val="bi"/>
                    </m:rPr>
                    <w:rPr>
                      <w:rFonts w:ascii="Cambria Math" w:hAnsi="Cambria Math" w:cs="Times New Roman"/>
                      <w:szCs w:val="24"/>
                    </w:rPr>
                    <m:t>G</m:t>
                  </m:r>
                </m:e>
                <m:sup>
                  <m:r>
                    <m:rPr>
                      <m:sty m:val="bi"/>
                    </m:rPr>
                    <w:rPr>
                      <w:rFonts w:ascii="Cambria Math" w:hAnsi="Cambria Math" w:cs="Times New Roman"/>
                    </w:rPr>
                    <m:t>2</m:t>
                  </m:r>
                </m:sup>
              </m:sSup>
            </m:e>
            <m:sub>
              <m:r>
                <m:rPr>
                  <m:sty m:val="bi"/>
                </m:rPr>
                <w:rPr>
                  <w:rFonts w:ascii="Cambria Math" w:hAnsi="Cambria Math" w:cs="Times New Roman"/>
                  <w:szCs w:val="24"/>
                </w:rPr>
                <m:t>tag</m:t>
              </m:r>
            </m:sub>
          </m:sSub>
          <m:sSub>
            <m:sSubPr>
              <m:ctrlPr>
                <w:rPr>
                  <w:rFonts w:ascii="Cambria Math" w:eastAsiaTheme="minorHAnsi" w:hAnsi="Cambria Math" w:cs="Times New Roman"/>
                  <w:b w:val="0"/>
                  <w:bCs/>
                  <w:i/>
                  <w:szCs w:val="24"/>
                </w:rPr>
              </m:ctrlPr>
            </m:sSubPr>
            <m:e>
              <m:sSup>
                <m:sSupPr>
                  <m:ctrlPr>
                    <w:rPr>
                      <w:rFonts w:ascii="Cambria Math" w:hAnsi="Cambria Math" w:cs="Times New Roman"/>
                      <w:b w:val="0"/>
                      <w:bCs/>
                      <w:i/>
                      <w:szCs w:val="24"/>
                    </w:rPr>
                  </m:ctrlPr>
                </m:sSupPr>
                <m:e>
                  <m:r>
                    <m:rPr>
                      <m:sty m:val="bi"/>
                    </m:rPr>
                    <w:rPr>
                      <w:rFonts w:ascii="Cambria Math" w:hAnsi="Cambria Math" w:cs="Times New Roman"/>
                    </w:rPr>
                    <m:t>G</m:t>
                  </m:r>
                </m:e>
                <m:sup>
                  <m:r>
                    <m:rPr>
                      <m:sty m:val="bi"/>
                    </m:rPr>
                    <w:rPr>
                      <w:rFonts w:ascii="Cambria Math" w:hAnsi="Cambria Math" w:cs="Times New Roman"/>
                    </w:rPr>
                    <m:t>2</m:t>
                  </m:r>
                </m:sup>
              </m:sSup>
            </m:e>
            <m:sub>
              <m:r>
                <m:rPr>
                  <m:sty m:val="bi"/>
                </m:rPr>
                <w:rPr>
                  <w:rFonts w:ascii="Cambria Math" w:hAnsi="Cambria Math" w:cs="Times New Roman"/>
                  <w:szCs w:val="24"/>
                </w:rPr>
                <m:t>reader</m:t>
              </m:r>
            </m:sub>
          </m:sSub>
          <m:sSup>
            <m:sSupPr>
              <m:ctrlPr>
                <w:rPr>
                  <w:rFonts w:ascii="Cambria Math" w:eastAsiaTheme="minorHAnsi" w:hAnsi="Cambria Math" w:cs="Times New Roman"/>
                  <w:b w:val="0"/>
                  <w:bCs/>
                  <w:i/>
                  <w:szCs w:val="24"/>
                </w:rPr>
              </m:ctrlPr>
            </m:sSupPr>
            <m:e>
              <m:d>
                <m:dPr>
                  <m:ctrlPr>
                    <w:rPr>
                      <w:rFonts w:ascii="Cambria Math" w:eastAsiaTheme="minorHAnsi" w:hAnsi="Cambria Math" w:cs="Times New Roman"/>
                      <w:b w:val="0"/>
                      <w:bCs/>
                      <w:i/>
                      <w:szCs w:val="24"/>
                    </w:rPr>
                  </m:ctrlPr>
                </m:dPr>
                <m:e>
                  <m:f>
                    <m:fPr>
                      <m:ctrlPr>
                        <w:rPr>
                          <w:rFonts w:ascii="Cambria Math" w:eastAsiaTheme="minorHAnsi" w:hAnsi="Cambria Math" w:cs="Times New Roman"/>
                          <w:b w:val="0"/>
                          <w:bCs/>
                          <w:i/>
                          <w:szCs w:val="24"/>
                        </w:rPr>
                      </m:ctrlPr>
                    </m:fPr>
                    <m:num>
                      <m:r>
                        <m:rPr>
                          <m:sty m:val="bi"/>
                        </m:rPr>
                        <w:rPr>
                          <w:rFonts w:ascii="Cambria Math" w:hAnsi="Cambria Math" w:cs="Times New Roman"/>
                          <w:szCs w:val="24"/>
                        </w:rPr>
                        <m:t>λ</m:t>
                      </m:r>
                    </m:num>
                    <m:den>
                      <m:r>
                        <m:rPr>
                          <m:sty m:val="bi"/>
                        </m:rPr>
                        <w:rPr>
                          <w:rFonts w:ascii="Cambria Math" w:hAnsi="Cambria Math" w:cs="Times New Roman"/>
                          <w:szCs w:val="24"/>
                        </w:rPr>
                        <m:t>4</m:t>
                      </m:r>
                      <m:r>
                        <m:rPr>
                          <m:sty m:val="bi"/>
                        </m:rPr>
                        <w:rPr>
                          <w:rFonts w:ascii="Cambria Math" w:hAnsi="Cambria Math" w:cs="Times New Roman"/>
                          <w:szCs w:val="24"/>
                        </w:rPr>
                        <m:t>πR</m:t>
                      </m:r>
                    </m:den>
                  </m:f>
                </m:e>
              </m:d>
            </m:e>
            <m:sup>
              <m:r>
                <m:rPr>
                  <m:sty m:val="bi"/>
                </m:rPr>
                <w:rPr>
                  <w:rFonts w:ascii="Cambria Math" w:hAnsi="Cambria Math" w:cs="Times New Roman"/>
                  <w:szCs w:val="24"/>
                </w:rPr>
                <m:t>4</m:t>
              </m:r>
            </m:sup>
          </m:sSup>
          <m:r>
            <m:rPr>
              <m:sty m:val="bi"/>
            </m:rPr>
            <w:rPr>
              <w:rFonts w:ascii="Cambria Math" w:eastAsiaTheme="minorHAnsi" w:hAnsi="Cambria Math" w:cs="Times New Roman"/>
              <w:szCs w:val="24"/>
            </w:rPr>
            <m:t xml:space="preserve"> (6)</m:t>
          </m:r>
        </m:oMath>
      </m:oMathPara>
    </w:p>
    <w:p w14:paraId="74A43C67" w14:textId="77777777" w:rsidR="00D83229" w:rsidRPr="00D83229" w:rsidRDefault="00D83229" w:rsidP="00D83229"/>
    <w:p w14:paraId="5EFCE803" w14:textId="352DB9C7" w:rsidR="00782FB2" w:rsidRDefault="00782FB2" w:rsidP="001669B8">
      <w:pPr>
        <w:ind w:left="708" w:firstLine="708"/>
        <w:rPr>
          <w:rFonts w:eastAsiaTheme="minorEastAsia" w:cs="Times New Roman"/>
          <w:szCs w:val="24"/>
        </w:rPr>
      </w:pPr>
      <w:r w:rsidRPr="00B956EF">
        <w:rPr>
          <w:rFonts w:eastAsiaTheme="minorEastAsia" w:cs="Times New Roman"/>
          <w:szCs w:val="24"/>
        </w:rPr>
        <w:t>La potencia recibida por el lector está determinada por </w:t>
      </w:r>
      <w:r>
        <w:rPr>
          <w:rFonts w:eastAsiaTheme="minorEastAsia" w:cs="Times New Roman"/>
          <w:szCs w:val="24"/>
        </w:rPr>
        <w:t>la ecuación</w:t>
      </w:r>
      <w:r w:rsidR="00D83229">
        <w:rPr>
          <w:rFonts w:eastAsiaTheme="minorEastAsia" w:cs="Times New Roman"/>
          <w:szCs w:val="24"/>
        </w:rPr>
        <w:t xml:space="preserve"> (6)</w:t>
      </w:r>
      <w:r>
        <w:rPr>
          <w:rFonts w:eastAsiaTheme="minorEastAsia" w:cs="Times New Roman"/>
          <w:szCs w:val="24"/>
        </w:rPr>
        <w:t>,</w:t>
      </w:r>
      <w:r w:rsidRPr="00B956EF">
        <w:rPr>
          <w:rFonts w:eastAsiaTheme="minorEastAsia" w:cs="Times New Roman"/>
          <w:szCs w:val="24"/>
        </w:rPr>
        <w:t> pero su rendimiento está influido por la señal mínima detectable, conocida como sensibilidad del lector</w:t>
      </w:r>
      <w:r>
        <w:rPr>
          <w:rFonts w:eastAsiaTheme="minorEastAsia" w:cs="Times New Roman"/>
          <w:szCs w:val="24"/>
        </w:rPr>
        <w:t>.</w:t>
      </w:r>
      <w:r w:rsidRPr="00B956EF">
        <w:rPr>
          <w:rFonts w:eastAsiaTheme="minorEastAsia" w:cs="Times New Roman"/>
          <w:szCs w:val="24"/>
        </w:rPr>
        <w:t> Aquí,</w:t>
      </w:r>
      <w:r>
        <w:rPr>
          <w:rFonts w:eastAsiaTheme="minorEastAsia" w:cs="Times New Roman"/>
          <w:szCs w:val="24"/>
        </w:rPr>
        <w:t xml:space="preserve"> </w:t>
      </w:r>
      <m:oMath>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Loff</m:t>
            </m:r>
          </m:sub>
        </m:sSub>
      </m:oMath>
      <w:r w:rsidRPr="00B956EF">
        <w:rPr>
          <w:rFonts w:eastAsiaTheme="minorEastAsia" w:cs="Times New Roman"/>
          <w:szCs w:val="24"/>
        </w:rPr>
        <w:t> y</w:t>
      </w:r>
      <w:r>
        <w:rPr>
          <w:rFonts w:eastAsiaTheme="minorEastAsia" w:cs="Times New Roman"/>
          <w:szCs w:val="24"/>
        </w:rPr>
        <w:t xml:space="preserve"> </w:t>
      </w:r>
      <m:oMath>
        <m:sSub>
          <m:sSubPr>
            <m:ctrlPr>
              <w:rPr>
                <w:rFonts w:ascii="Cambria Math" w:hAnsi="Cambria Math"/>
                <w:b/>
                <w:bCs/>
              </w:rPr>
            </m:ctrlPr>
          </m:sSubPr>
          <m:e>
            <m:r>
              <m:rPr>
                <m:sty m:val="bi"/>
              </m:rPr>
              <w:rPr>
                <w:rFonts w:ascii="Cambria Math" w:hAnsi="Cambria Math"/>
              </w:rPr>
              <m:t>Γ</m:t>
            </m:r>
          </m:e>
          <m:sub>
            <m:r>
              <m:rPr>
                <m:sty m:val="bi"/>
              </m:rPr>
              <w:rPr>
                <w:rFonts w:ascii="Cambria Math" w:hAnsi="Cambria Math"/>
              </w:rPr>
              <m:t>Lon</m:t>
            </m:r>
          </m:sub>
        </m:sSub>
      </m:oMath>
      <w:r w:rsidRPr="00B956EF">
        <w:rPr>
          <w:rFonts w:eastAsiaTheme="minorEastAsia" w:cs="Times New Roman"/>
          <w:szCs w:val="24"/>
        </w:rPr>
        <w:t> representan los coeficientes de reflexión de carga de la etiqueta cuando está apagada y encendida, respectivamente</w:t>
      </w:r>
      <w:r w:rsidR="00572712">
        <w:rPr>
          <w:rFonts w:eastAsiaTheme="minorEastAsia" w:cs="Times New Roman"/>
          <w:szCs w:val="24"/>
        </w:rPr>
        <w:t xml:space="preserve"> </w:t>
      </w:r>
      <w:r w:rsidR="00572712" w:rsidRPr="00572712">
        <w:rPr>
          <w:rFonts w:eastAsiaTheme="minorEastAsia" w:cs="Times New Roman"/>
          <w:szCs w:val="24"/>
        </w:rPr>
        <w:t>(Bajaj et al., 2025)</w:t>
      </w:r>
      <w:r w:rsidRPr="00B956EF">
        <w:rPr>
          <w:rFonts w:eastAsiaTheme="minorEastAsia" w:cs="Times New Roman"/>
          <w:szCs w:val="24"/>
        </w:rPr>
        <w:t>. La sensibilidad del lector se calcula como</w:t>
      </w:r>
      <w:r>
        <w:rPr>
          <w:rFonts w:eastAsiaTheme="minorEastAsia" w:cs="Times New Roman"/>
          <w:szCs w:val="24"/>
        </w:rPr>
        <w:t>:</w:t>
      </w:r>
    </w:p>
    <w:p w14:paraId="275D9DD9" w14:textId="77777777" w:rsidR="00782FB2" w:rsidRPr="00B956EF" w:rsidRDefault="00782FB2" w:rsidP="009F391B">
      <w:pPr>
        <w:ind w:left="708" w:firstLine="708"/>
        <w:jc w:val="left"/>
        <w:rPr>
          <w:rFonts w:eastAsiaTheme="minorEastAsia" w:cs="Times New Roman"/>
          <w:szCs w:val="24"/>
        </w:rPr>
      </w:pPr>
    </w:p>
    <w:p w14:paraId="4D7D50BE" w14:textId="384D9B11" w:rsidR="00782FB2" w:rsidRPr="00310E7E" w:rsidRDefault="00310E7E" w:rsidP="009F391B">
      <w:pPr>
        <w:ind w:left="708"/>
        <w:jc w:val="left"/>
        <w:rPr>
          <w:rFonts w:eastAsiaTheme="minorEastAsia" w:cs="Times New Roman"/>
          <w:b/>
          <w:bCs/>
          <w:szCs w:val="24"/>
        </w:rPr>
      </w:pPr>
      <m:oMathPara>
        <m:oMath>
          <m:r>
            <m:rPr>
              <m:sty m:val="bi"/>
            </m:rPr>
            <w:rPr>
              <w:rFonts w:ascii="Cambria Math" w:eastAsiaTheme="minorEastAsia" w:hAnsi="Cambria Math" w:cs="Times New Roman"/>
              <w:szCs w:val="24"/>
            </w:rPr>
            <m:t>Sensitivity ty=</m:t>
          </m:r>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SNR</m:t>
              </m:r>
            </m:e>
            <m:sub>
              <m:r>
                <m:rPr>
                  <m:sty m:val="bi"/>
                </m:rPr>
                <w:rPr>
                  <w:rFonts w:ascii="Cambria Math" w:eastAsiaTheme="minorEastAsia" w:hAnsi="Cambria Math" w:cs="Times New Roman"/>
                  <w:szCs w:val="24"/>
                </w:rPr>
                <m:t>min</m:t>
              </m:r>
            </m:sub>
          </m:sSub>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N</m:t>
              </m:r>
            </m:e>
            <m:sub>
              <m:r>
                <m:rPr>
                  <m:sty m:val="bi"/>
                </m:rPr>
                <w:rPr>
                  <w:rFonts w:ascii="Cambria Math" w:eastAsiaTheme="minorEastAsia" w:hAnsi="Cambria Math" w:cs="Times New Roman"/>
                  <w:szCs w:val="24"/>
                </w:rPr>
                <m:t>F</m:t>
              </m:r>
            </m:sub>
          </m:sSub>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N</m:t>
              </m:r>
            </m:e>
            <m:sub>
              <m:r>
                <m:rPr>
                  <m:sty m:val="bi"/>
                </m:rPr>
                <w:rPr>
                  <w:rFonts w:ascii="Cambria Math" w:eastAsiaTheme="minorEastAsia" w:hAnsi="Cambria Math" w:cs="Times New Roman"/>
                  <w:szCs w:val="24"/>
                </w:rPr>
                <m:t>i</m:t>
              </m:r>
            </m:sub>
          </m:sSub>
          <m:r>
            <m:rPr>
              <m:sty m:val="bi"/>
            </m:rPr>
            <w:rPr>
              <w:rFonts w:ascii="Cambria Math" w:eastAsiaTheme="minorEastAsia" w:hAnsi="Cambria Math" w:cs="Times New Roman"/>
              <w:szCs w:val="24"/>
            </w:rPr>
            <m:t xml:space="preserve"> </m:t>
          </m:r>
          <m:r>
            <w:rPr>
              <w:rFonts w:ascii="Cambria Math" w:eastAsiaTheme="minorEastAsia" w:hAnsi="Cambria Math" w:cs="Times New Roman"/>
              <w:szCs w:val="24"/>
            </w:rPr>
            <m:t>(7)</m:t>
          </m:r>
        </m:oMath>
      </m:oMathPara>
    </w:p>
    <w:p w14:paraId="5B8F6ABB" w14:textId="77777777" w:rsidR="00782FB2" w:rsidRDefault="00782FB2" w:rsidP="009F391B">
      <w:pPr>
        <w:ind w:left="708"/>
        <w:jc w:val="left"/>
        <w:rPr>
          <w:rFonts w:eastAsiaTheme="minorEastAsia" w:cs="Times New Roman"/>
          <w:szCs w:val="24"/>
        </w:rPr>
      </w:pPr>
    </w:p>
    <w:p w14:paraId="27FE5C61" w14:textId="33734862" w:rsidR="00782FB2" w:rsidRDefault="00782FB2" w:rsidP="001669B8">
      <w:pPr>
        <w:ind w:left="708"/>
        <w:rPr>
          <w:rFonts w:eastAsiaTheme="minorEastAsia" w:cs="Times New Roman"/>
          <w:szCs w:val="24"/>
        </w:rPr>
      </w:pPr>
      <w:r w:rsidRPr="00B956EF">
        <w:rPr>
          <w:rFonts w:eastAsiaTheme="minorEastAsia" w:cs="Times New Roman"/>
          <w:szCs w:val="24"/>
        </w:rPr>
        <w:t>La relación señal-ruido mínima detectable se denota por </w:t>
      </w:r>
      <m:oMath>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SNR</m:t>
            </m:r>
          </m:e>
          <m:sub>
            <m:r>
              <m:rPr>
                <m:sty m:val="bi"/>
              </m:rPr>
              <w:rPr>
                <w:rFonts w:ascii="Cambria Math" w:eastAsiaTheme="minorEastAsia" w:hAnsi="Cambria Math" w:cs="Times New Roman"/>
                <w:szCs w:val="24"/>
              </w:rPr>
              <m:t>min</m:t>
            </m:r>
          </m:sub>
        </m:sSub>
      </m:oMath>
      <w:r w:rsidRPr="00310E7E">
        <w:rPr>
          <w:rFonts w:eastAsiaTheme="minorEastAsia" w:cs="Times New Roman"/>
          <w:b/>
          <w:bCs/>
          <w:szCs w:val="24"/>
        </w:rPr>
        <w:t>,</w:t>
      </w:r>
      <w:r>
        <w:rPr>
          <w:rFonts w:eastAsiaTheme="minorEastAsia" w:cs="Times New Roman"/>
          <w:szCs w:val="24"/>
        </w:rPr>
        <w:t xml:space="preserve"> </w:t>
      </w:r>
      <w:r w:rsidRPr="00B956EF">
        <w:rPr>
          <w:rFonts w:eastAsiaTheme="minorEastAsia" w:cs="Times New Roman"/>
          <w:szCs w:val="24"/>
        </w:rPr>
        <w:t>mientras que </w:t>
      </w:r>
      <m:oMath>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N</m:t>
            </m:r>
          </m:e>
          <m:sub>
            <m:r>
              <m:rPr>
                <m:sty m:val="bi"/>
              </m:rPr>
              <w:rPr>
                <w:rFonts w:ascii="Cambria Math" w:eastAsiaTheme="minorEastAsia" w:hAnsi="Cambria Math" w:cs="Times New Roman"/>
                <w:szCs w:val="24"/>
              </w:rPr>
              <m:t>F</m:t>
            </m:r>
          </m:sub>
        </m:sSub>
        <m:r>
          <w:rPr>
            <w:rFonts w:ascii="Cambria Math" w:eastAsiaTheme="minorEastAsia" w:hAnsi="Cambria Math" w:cs="Times New Roman"/>
            <w:szCs w:val="24"/>
          </w:rPr>
          <m:t xml:space="preserve"> </m:t>
        </m:r>
      </m:oMath>
      <w:r w:rsidRPr="00B956EF">
        <w:rPr>
          <w:rFonts w:eastAsiaTheme="minorEastAsia" w:cs="Times New Roman"/>
          <w:szCs w:val="24"/>
        </w:rPr>
        <w:t>y</w:t>
      </w:r>
      <w:r>
        <w:rPr>
          <w:rFonts w:eastAsiaTheme="minorEastAsia" w:cs="Times New Roman"/>
          <w:szCs w:val="24"/>
        </w:rPr>
        <w:t xml:space="preserve"> </w:t>
      </w:r>
      <m:oMath>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N</m:t>
            </m:r>
          </m:e>
          <m:sub>
            <m:r>
              <m:rPr>
                <m:sty m:val="bi"/>
              </m:rPr>
              <w:rPr>
                <w:rFonts w:ascii="Cambria Math" w:eastAsiaTheme="minorEastAsia" w:hAnsi="Cambria Math" w:cs="Times New Roman"/>
                <w:szCs w:val="24"/>
              </w:rPr>
              <m:t>i</m:t>
            </m:r>
          </m:sub>
        </m:sSub>
      </m:oMath>
      <w:r w:rsidRPr="00B956EF">
        <w:rPr>
          <w:rFonts w:eastAsiaTheme="minorEastAsia" w:cs="Times New Roman"/>
          <w:szCs w:val="24"/>
        </w:rPr>
        <w:t> representan la figura de ruido y la potencia de ruido de entrada del lector. Para detectar un objeto etiquetado a la máxima distancia, la potencia del lector,</w:t>
      </w:r>
      <w:r>
        <w:rPr>
          <w:rFonts w:eastAsiaTheme="minorEastAsia" w:cs="Times New Roman"/>
          <w:szCs w:val="24"/>
        </w:rPr>
        <w:t xml:space="preserve">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reader</m:t>
            </m:r>
          </m:sub>
        </m:sSub>
      </m:oMath>
      <w:r w:rsidRPr="00B956EF">
        <w:rPr>
          <w:rFonts w:eastAsiaTheme="minorEastAsia" w:cs="Times New Roman"/>
          <w:szCs w:val="24"/>
        </w:rPr>
        <w:t> , es igual a su sensibilidad.</w:t>
      </w:r>
    </w:p>
    <w:p w14:paraId="642AC3E9" w14:textId="77777777" w:rsidR="00782FB2" w:rsidRDefault="00782FB2" w:rsidP="009F391B">
      <w:pPr>
        <w:ind w:left="708"/>
        <w:jc w:val="left"/>
        <w:rPr>
          <w:rFonts w:eastAsiaTheme="minorEastAsia" w:cs="Times New Roman"/>
          <w:szCs w:val="24"/>
        </w:rPr>
      </w:pPr>
    </w:p>
    <w:p w14:paraId="57AAB735" w14:textId="77777777" w:rsidR="00782FB2" w:rsidRDefault="00782FB2" w:rsidP="009F391B">
      <w:pPr>
        <w:ind w:left="708"/>
        <w:rPr>
          <w:rFonts w:eastAsiaTheme="minorEastAsia" w:cs="Times New Roman"/>
          <w:b/>
          <w:bCs/>
        </w:rPr>
      </w:pPr>
      <w:r w:rsidRPr="00B956EF">
        <w:rPr>
          <w:rFonts w:eastAsiaTheme="minorEastAsia" w:cs="Times New Roman"/>
          <w:b/>
          <w:bCs/>
          <w:szCs w:val="24"/>
        </w:rPr>
        <w:t xml:space="preserve">6.5.4 </w:t>
      </w:r>
      <w:r w:rsidRPr="00B956EF">
        <w:rPr>
          <w:rFonts w:eastAsiaTheme="minorEastAsia" w:cs="Times New Roman"/>
          <w:b/>
          <w:bCs/>
        </w:rPr>
        <w:t>Indicador de intensidad de señal recibida (RSSI)</w:t>
      </w:r>
    </w:p>
    <w:p w14:paraId="23110699" w14:textId="77777777" w:rsidR="00A14E2C" w:rsidRPr="00B956EF" w:rsidRDefault="00A14E2C" w:rsidP="009F391B">
      <w:pPr>
        <w:ind w:left="708"/>
        <w:rPr>
          <w:rFonts w:eastAsiaTheme="minorEastAsia" w:cs="Times New Roman"/>
          <w:b/>
          <w:bCs/>
        </w:rPr>
      </w:pPr>
    </w:p>
    <w:p w14:paraId="4B4345DE" w14:textId="75290A92" w:rsidR="00782FB2" w:rsidRDefault="00782FB2" w:rsidP="001669B8">
      <w:pPr>
        <w:ind w:left="708" w:firstLine="708"/>
        <w:rPr>
          <w:rFonts w:eastAsiaTheme="minorEastAsia" w:cs="Times New Roman"/>
          <w:szCs w:val="24"/>
        </w:rPr>
      </w:pPr>
      <w:r w:rsidRPr="00B956EF">
        <w:rPr>
          <w:rFonts w:eastAsiaTheme="minorEastAsia" w:cs="Times New Roman"/>
          <w:szCs w:val="24"/>
        </w:rPr>
        <w:t> RSSI es la potencia retro</w:t>
      </w:r>
      <w:r>
        <w:rPr>
          <w:rFonts w:eastAsiaTheme="minorEastAsia" w:cs="Times New Roman"/>
          <w:szCs w:val="24"/>
        </w:rPr>
        <w:t>-</w:t>
      </w:r>
      <w:r w:rsidRPr="00B956EF">
        <w:rPr>
          <w:rFonts w:eastAsiaTheme="minorEastAsia" w:cs="Times New Roman"/>
          <w:szCs w:val="24"/>
        </w:rPr>
        <w:t>dispersa de la etiqueta interceptada por la antena receptora del lector y que finalmente se utiliza para localizar o leer la etiqueta</w:t>
      </w:r>
      <w:r w:rsidR="00572712">
        <w:rPr>
          <w:rFonts w:eastAsiaTheme="minorEastAsia" w:cs="Times New Roman"/>
          <w:szCs w:val="24"/>
        </w:rPr>
        <w:t xml:space="preserve"> </w:t>
      </w:r>
      <w:r w:rsidR="00572712" w:rsidRPr="00572712">
        <w:rPr>
          <w:rFonts w:eastAsiaTheme="minorEastAsia" w:cs="Times New Roman"/>
          <w:szCs w:val="24"/>
        </w:rPr>
        <w:t>(Bajaj et al., 2025)</w:t>
      </w:r>
      <w:r w:rsidR="00A14E2C">
        <w:rPr>
          <w:rFonts w:eastAsiaTheme="minorEastAsia" w:cs="Times New Roman"/>
          <w:szCs w:val="24"/>
        </w:rPr>
        <w:t>.</w:t>
      </w:r>
    </w:p>
    <w:p w14:paraId="2B233CDF" w14:textId="01E30AB6" w:rsidR="001669B8" w:rsidRDefault="001669B8" w:rsidP="001669B8">
      <w:pPr>
        <w:jc w:val="left"/>
        <w:rPr>
          <w:rFonts w:eastAsiaTheme="minorEastAsia" w:cs="Times New Roman"/>
          <w:szCs w:val="24"/>
        </w:rPr>
      </w:pPr>
      <w:r>
        <w:rPr>
          <w:rFonts w:eastAsiaTheme="minorEastAsia" w:cs="Times New Roman"/>
          <w:szCs w:val="24"/>
        </w:rPr>
        <w:tab/>
      </w:r>
    </w:p>
    <w:p w14:paraId="6F0E69F3" w14:textId="7B9F33F2" w:rsidR="001669B8" w:rsidRDefault="001669B8" w:rsidP="001669B8">
      <w:pPr>
        <w:ind w:left="708"/>
        <w:rPr>
          <w:rFonts w:eastAsiaTheme="minorEastAsia" w:cs="Times New Roman"/>
          <w:b/>
          <w:bCs/>
        </w:rPr>
      </w:pPr>
      <w:r w:rsidRPr="00B956EF">
        <w:rPr>
          <w:rFonts w:eastAsiaTheme="minorEastAsia" w:cs="Times New Roman"/>
          <w:b/>
          <w:bCs/>
          <w:szCs w:val="24"/>
        </w:rPr>
        <w:t>6.5.</w:t>
      </w:r>
      <w:r w:rsidR="007C2A46">
        <w:rPr>
          <w:rFonts w:eastAsiaTheme="minorEastAsia" w:cs="Times New Roman"/>
          <w:b/>
          <w:bCs/>
          <w:szCs w:val="24"/>
        </w:rPr>
        <w:t>5</w:t>
      </w:r>
      <w:r w:rsidRPr="00B956EF">
        <w:rPr>
          <w:rFonts w:eastAsiaTheme="minorEastAsia" w:cs="Times New Roman"/>
          <w:b/>
          <w:bCs/>
          <w:szCs w:val="24"/>
        </w:rPr>
        <w:t xml:space="preserve"> </w:t>
      </w:r>
      <w:r>
        <w:rPr>
          <w:rFonts w:eastAsiaTheme="minorEastAsia" w:cs="Times New Roman"/>
          <w:b/>
          <w:bCs/>
        </w:rPr>
        <w:t>Ganancia de la antena</w:t>
      </w:r>
    </w:p>
    <w:p w14:paraId="462A65BA" w14:textId="77777777" w:rsidR="001669B8" w:rsidRDefault="001669B8" w:rsidP="001669B8">
      <w:pPr>
        <w:ind w:left="708"/>
        <w:rPr>
          <w:rFonts w:eastAsiaTheme="minorEastAsia" w:cs="Times New Roman"/>
          <w:b/>
          <w:bCs/>
        </w:rPr>
      </w:pPr>
    </w:p>
    <w:p w14:paraId="451DE799" w14:textId="22480CAB" w:rsidR="001669B8" w:rsidRDefault="001669B8" w:rsidP="001669B8">
      <w:pPr>
        <w:ind w:left="708"/>
        <w:rPr>
          <w:rFonts w:eastAsiaTheme="minorEastAsia" w:cs="Times New Roman"/>
        </w:rPr>
      </w:pPr>
      <w:r>
        <w:rPr>
          <w:rFonts w:eastAsiaTheme="minorEastAsia" w:cs="Times New Roman"/>
          <w:b/>
          <w:bCs/>
        </w:rPr>
        <w:lastRenderedPageBreak/>
        <w:tab/>
      </w:r>
      <w:r w:rsidRPr="001669B8">
        <w:rPr>
          <w:rFonts w:eastAsiaTheme="minorEastAsia" w:cs="Times New Roman"/>
        </w:rPr>
        <w:t xml:space="preserve">Este parámetro describe la capacidad de una antena para concentrar o dirigir la energía radiada </w:t>
      </w:r>
      <w:r w:rsidR="00D447FC">
        <w:rPr>
          <w:rFonts w:eastAsiaTheme="minorEastAsia" w:cs="Times New Roman"/>
        </w:rPr>
        <w:t>hacia</w:t>
      </w:r>
      <w:r w:rsidR="00D447FC" w:rsidRPr="001669B8">
        <w:rPr>
          <w:rFonts w:eastAsiaTheme="minorEastAsia" w:cs="Times New Roman"/>
        </w:rPr>
        <w:t xml:space="preserve"> </w:t>
      </w:r>
      <w:r w:rsidRPr="001669B8">
        <w:rPr>
          <w:rFonts w:eastAsiaTheme="minorEastAsia" w:cs="Times New Roman"/>
        </w:rPr>
        <w:t>una dirección específica, en comparación con una antena de referencia</w:t>
      </w:r>
      <w:r w:rsidR="007C2A46">
        <w:rPr>
          <w:rFonts w:eastAsiaTheme="minorEastAsia" w:cs="Times New Roman"/>
        </w:rPr>
        <w:t xml:space="preserve"> </w:t>
      </w:r>
      <w:r w:rsidR="007C2A46" w:rsidRPr="008F52F9">
        <w:rPr>
          <w:rFonts w:cs="Times New Roman"/>
          <w:szCs w:val="24"/>
        </w:rPr>
        <w:t>(Balanis, 2016).</w:t>
      </w:r>
    </w:p>
    <w:p w14:paraId="531E73E0" w14:textId="77777777" w:rsidR="001669B8" w:rsidRDefault="001669B8" w:rsidP="001669B8">
      <w:pPr>
        <w:ind w:left="708"/>
        <w:rPr>
          <w:rFonts w:eastAsiaTheme="minorEastAsia" w:cs="Times New Roman"/>
        </w:rPr>
      </w:pPr>
    </w:p>
    <w:p w14:paraId="6A892F4E" w14:textId="4194CB09" w:rsidR="001669B8" w:rsidRDefault="001669B8" w:rsidP="001669B8">
      <w:pPr>
        <w:ind w:left="708"/>
        <w:rPr>
          <w:rFonts w:eastAsiaTheme="minorEastAsia" w:cs="Times New Roman"/>
        </w:rPr>
      </w:pPr>
      <w:r>
        <w:rPr>
          <w:rFonts w:eastAsiaTheme="minorEastAsia" w:cs="Times New Roman"/>
        </w:rPr>
        <w:tab/>
        <w:t>Se expresa como:</w:t>
      </w:r>
    </w:p>
    <w:p w14:paraId="56AC1749" w14:textId="77777777" w:rsidR="001669B8" w:rsidRDefault="001669B8" w:rsidP="001669B8">
      <w:pPr>
        <w:ind w:left="708"/>
        <w:rPr>
          <w:rFonts w:eastAsiaTheme="minorEastAsia" w:cs="Times New Roman"/>
        </w:rPr>
      </w:pPr>
    </w:p>
    <w:p w14:paraId="3CD9F758" w14:textId="0B59B5A5" w:rsidR="001669B8" w:rsidRPr="001669B8" w:rsidRDefault="001669B8" w:rsidP="001669B8">
      <w:pPr>
        <w:ind w:left="708"/>
        <w:rPr>
          <w:rFonts w:eastAsiaTheme="minorEastAsia" w:cs="Times New Roman"/>
          <w:b/>
          <w:bCs/>
        </w:rPr>
      </w:pPr>
      <m:oMathPara>
        <m:oMath>
          <m:r>
            <m:rPr>
              <m:sty m:val="bi"/>
            </m:rPr>
            <w:rPr>
              <w:rFonts w:ascii="Cambria Math" w:eastAsiaTheme="minorEastAsia" w:hAnsi="Cambria Math" w:cs="Times New Roman"/>
            </w:rPr>
            <m:t xml:space="preserve">G= ηD  </m:t>
          </m:r>
          <m:r>
            <w:rPr>
              <w:rFonts w:ascii="Cambria Math" w:eastAsiaTheme="minorEastAsia" w:hAnsi="Cambria Math" w:cs="Times New Roman"/>
            </w:rPr>
            <m:t>(8)</m:t>
          </m:r>
        </m:oMath>
      </m:oMathPara>
    </w:p>
    <w:p w14:paraId="3F1EDE55" w14:textId="77777777" w:rsidR="001669B8" w:rsidRDefault="001669B8" w:rsidP="001669B8">
      <w:pPr>
        <w:rPr>
          <w:rFonts w:eastAsiaTheme="minorEastAsia" w:cs="Times New Roman"/>
          <w:szCs w:val="24"/>
        </w:rPr>
      </w:pPr>
    </w:p>
    <w:p w14:paraId="3D3CB008" w14:textId="77777777" w:rsidR="00DA19F0" w:rsidRDefault="001669B8" w:rsidP="00DA19F0">
      <w:pPr>
        <w:rPr>
          <w:rFonts w:eastAsiaTheme="minorEastAsia"/>
        </w:rPr>
      </w:pPr>
      <w:r>
        <w:rPr>
          <w:rFonts w:eastAsiaTheme="minorEastAsia" w:cs="Times New Roman"/>
          <w:szCs w:val="24"/>
        </w:rPr>
        <w:tab/>
      </w:r>
      <w:r>
        <w:rPr>
          <w:rFonts w:eastAsiaTheme="minorEastAsia" w:cs="Times New Roman"/>
          <w:szCs w:val="24"/>
        </w:rPr>
        <w:tab/>
      </w:r>
      <w:r>
        <w:rPr>
          <w:rFonts w:eastAsiaTheme="minorEastAsia"/>
        </w:rPr>
        <w:t>D</w:t>
      </w:r>
      <w:r w:rsidRPr="001669B8">
        <w:rPr>
          <w:rFonts w:eastAsiaTheme="minorEastAsia"/>
        </w:rPr>
        <w:t>onde:</w:t>
      </w:r>
    </w:p>
    <w:p w14:paraId="288559AE" w14:textId="77777777" w:rsidR="00DA19F0" w:rsidRDefault="00DA19F0" w:rsidP="00DA19F0">
      <w:pPr>
        <w:rPr>
          <w:rFonts w:eastAsiaTheme="minorEastAsia"/>
        </w:rPr>
      </w:pPr>
    </w:p>
    <w:p w14:paraId="4078740A" w14:textId="21ED1FD4" w:rsidR="00DA19F0" w:rsidRPr="00DA19F0" w:rsidRDefault="00DA19F0" w:rsidP="00DA19F0">
      <w:pPr>
        <w:pStyle w:val="Prrafodelista"/>
        <w:numPr>
          <w:ilvl w:val="0"/>
          <w:numId w:val="41"/>
        </w:numPr>
        <w:rPr>
          <w:rFonts w:eastAsiaTheme="minorEastAsia" w:cs="Times New Roman"/>
          <w:szCs w:val="24"/>
        </w:rPr>
      </w:pPr>
      <m:oMath>
        <m:r>
          <w:rPr>
            <w:rFonts w:ascii="Cambria Math" w:eastAsiaTheme="minorEastAsia" w:hAnsi="Cambria Math" w:cs="Times New Roman"/>
            <w:szCs w:val="24"/>
          </w:rPr>
          <m:t>G</m:t>
        </m:r>
      </m:oMath>
      <w:r w:rsidRPr="00DA19F0">
        <w:rPr>
          <w:rFonts w:eastAsiaTheme="minorEastAsia" w:cs="Times New Roman"/>
          <w:szCs w:val="24"/>
        </w:rPr>
        <w:t xml:space="preserve"> es la ganancia de la antena.</w:t>
      </w:r>
    </w:p>
    <w:p w14:paraId="15C37DFF" w14:textId="6D2DF64B" w:rsidR="00DA19F0" w:rsidRDefault="00DA19F0" w:rsidP="00DA19F0">
      <w:pPr>
        <w:pStyle w:val="Prrafodelista"/>
        <w:numPr>
          <w:ilvl w:val="0"/>
          <w:numId w:val="41"/>
        </w:numPr>
        <w:rPr>
          <w:rFonts w:eastAsiaTheme="minorEastAsia" w:cs="Times New Roman"/>
          <w:szCs w:val="24"/>
        </w:rPr>
      </w:pPr>
      <m:oMath>
        <m:r>
          <w:rPr>
            <w:rFonts w:ascii="Cambria Math" w:eastAsiaTheme="minorEastAsia" w:hAnsi="Cambria Math" w:cs="Times New Roman"/>
            <w:szCs w:val="24"/>
          </w:rPr>
          <m:t>η</m:t>
        </m:r>
      </m:oMath>
      <w:r w:rsidRPr="00DA19F0">
        <w:rPr>
          <w:rFonts w:eastAsiaTheme="minorEastAsia" w:cs="Times New Roman"/>
          <w:szCs w:val="24"/>
        </w:rPr>
        <w:t xml:space="preserve"> es la eficiencia de la antena.</w:t>
      </w:r>
    </w:p>
    <w:p w14:paraId="7C64EBA1" w14:textId="1A158B7E" w:rsidR="00DA19F0" w:rsidRPr="00DA19F0" w:rsidRDefault="00DA19F0" w:rsidP="00DA19F0">
      <w:pPr>
        <w:pStyle w:val="Prrafodelista"/>
        <w:numPr>
          <w:ilvl w:val="0"/>
          <w:numId w:val="41"/>
        </w:numPr>
        <w:rPr>
          <w:rFonts w:eastAsiaTheme="minorEastAsia" w:cs="Times New Roman"/>
          <w:szCs w:val="24"/>
        </w:rPr>
      </w:pPr>
      <m:oMath>
        <m:r>
          <w:rPr>
            <w:rFonts w:ascii="Cambria Math" w:eastAsiaTheme="minorEastAsia" w:hAnsi="Cambria Math" w:cs="Times New Roman"/>
            <w:szCs w:val="24"/>
          </w:rPr>
          <m:t>D</m:t>
        </m:r>
      </m:oMath>
      <w:r w:rsidRPr="00DA19F0">
        <w:rPr>
          <w:rFonts w:eastAsiaTheme="minorEastAsia" w:cs="Times New Roman"/>
          <w:szCs w:val="24"/>
        </w:rPr>
        <w:t xml:space="preserve"> es la directividad.</w:t>
      </w:r>
    </w:p>
    <w:p w14:paraId="44F48E99" w14:textId="77777777" w:rsidR="00767330" w:rsidRDefault="00767330" w:rsidP="00767330">
      <w:pPr>
        <w:ind w:left="1416"/>
        <w:jc w:val="left"/>
        <w:rPr>
          <w:rFonts w:eastAsiaTheme="minorEastAsia" w:cs="Times New Roman"/>
          <w:szCs w:val="24"/>
        </w:rPr>
      </w:pPr>
    </w:p>
    <w:p w14:paraId="40EFEEA9" w14:textId="0C160CC5" w:rsidR="00767330" w:rsidRPr="00767330" w:rsidRDefault="00767330" w:rsidP="00767330">
      <w:pPr>
        <w:ind w:left="1416"/>
        <w:jc w:val="left"/>
        <w:rPr>
          <w:rFonts w:eastAsiaTheme="minorEastAsia" w:cs="Times New Roman"/>
          <w:szCs w:val="24"/>
        </w:rPr>
      </w:pPr>
      <w:r>
        <w:rPr>
          <w:rFonts w:eastAsiaTheme="minorEastAsia" w:cs="Times New Roman"/>
          <w:szCs w:val="24"/>
        </w:rPr>
        <w:t>L</w:t>
      </w:r>
      <w:r w:rsidRPr="00767330">
        <w:rPr>
          <w:rFonts w:eastAsiaTheme="minorEastAsia" w:cs="Times New Roman"/>
          <w:szCs w:val="24"/>
        </w:rPr>
        <w:t>a ganancia se expresa en decibeles (dB), generalmente como:</w:t>
      </w:r>
    </w:p>
    <w:p w14:paraId="4FA39260" w14:textId="77777777" w:rsidR="00767330" w:rsidRPr="00767330" w:rsidRDefault="00767330" w:rsidP="00767330">
      <w:pPr>
        <w:ind w:left="1416"/>
        <w:jc w:val="left"/>
        <w:rPr>
          <w:rFonts w:eastAsiaTheme="minorEastAsia" w:cs="Times New Roman"/>
          <w:szCs w:val="24"/>
        </w:rPr>
      </w:pPr>
    </w:p>
    <w:p w14:paraId="51334391" w14:textId="4DDC85A2" w:rsidR="00767330" w:rsidRPr="00767330" w:rsidRDefault="00767330" w:rsidP="00DA19F0">
      <w:pPr>
        <w:pStyle w:val="Prrafodelista"/>
        <w:numPr>
          <w:ilvl w:val="0"/>
          <w:numId w:val="41"/>
        </w:numPr>
        <w:jc w:val="left"/>
        <w:rPr>
          <w:rFonts w:eastAsiaTheme="minorEastAsia" w:cs="Times New Roman"/>
          <w:szCs w:val="24"/>
        </w:rPr>
      </w:pPr>
      <w:r w:rsidRPr="00767330">
        <w:rPr>
          <w:rFonts w:eastAsiaTheme="minorEastAsia" w:cs="Times New Roman"/>
          <w:szCs w:val="24"/>
        </w:rPr>
        <w:t>dBi</w:t>
      </w:r>
      <w:r w:rsidR="007C2A46">
        <w:rPr>
          <w:rFonts w:eastAsiaTheme="minorEastAsia" w:cs="Times New Roman"/>
          <w:szCs w:val="24"/>
        </w:rPr>
        <w:t xml:space="preserve"> = decibeles </w:t>
      </w:r>
      <w:r w:rsidRPr="00767330">
        <w:rPr>
          <w:rFonts w:eastAsiaTheme="minorEastAsia" w:cs="Times New Roman"/>
          <w:szCs w:val="24"/>
        </w:rPr>
        <w:t>respecto a antena isotrópica</w:t>
      </w:r>
      <w:r w:rsidR="007C2A46">
        <w:rPr>
          <w:rFonts w:eastAsiaTheme="minorEastAsia" w:cs="Times New Roman"/>
          <w:szCs w:val="24"/>
        </w:rPr>
        <w:t>.</w:t>
      </w:r>
    </w:p>
    <w:p w14:paraId="297DC5F8" w14:textId="74752C3B" w:rsidR="001669B8" w:rsidRPr="00767330" w:rsidRDefault="00767330" w:rsidP="00DA19F0">
      <w:pPr>
        <w:pStyle w:val="Prrafodelista"/>
        <w:numPr>
          <w:ilvl w:val="0"/>
          <w:numId w:val="41"/>
        </w:numPr>
        <w:jc w:val="left"/>
        <w:rPr>
          <w:rFonts w:eastAsiaTheme="minorEastAsia" w:cs="Times New Roman"/>
          <w:szCs w:val="24"/>
        </w:rPr>
      </w:pPr>
      <w:r w:rsidRPr="00767330">
        <w:rPr>
          <w:rFonts w:eastAsiaTheme="minorEastAsia" w:cs="Times New Roman"/>
          <w:szCs w:val="24"/>
        </w:rPr>
        <w:t xml:space="preserve">dBd </w:t>
      </w:r>
      <w:r w:rsidR="007C2A46">
        <w:rPr>
          <w:rFonts w:eastAsiaTheme="minorEastAsia" w:cs="Times New Roman"/>
          <w:szCs w:val="24"/>
        </w:rPr>
        <w:t>=</w:t>
      </w:r>
      <w:r w:rsidR="007C2A46" w:rsidRPr="007C2A46">
        <w:rPr>
          <w:rFonts w:eastAsiaTheme="minorEastAsia" w:cs="Times New Roman"/>
          <w:szCs w:val="24"/>
        </w:rPr>
        <w:t xml:space="preserve"> </w:t>
      </w:r>
      <w:r w:rsidR="007C2A46">
        <w:rPr>
          <w:rFonts w:eastAsiaTheme="minorEastAsia" w:cs="Times New Roman"/>
          <w:szCs w:val="24"/>
        </w:rPr>
        <w:t>decibeles</w:t>
      </w:r>
      <w:r w:rsidRPr="00767330">
        <w:rPr>
          <w:rFonts w:eastAsiaTheme="minorEastAsia" w:cs="Times New Roman"/>
          <w:szCs w:val="24"/>
        </w:rPr>
        <w:t xml:space="preserve"> respecto a dipolo</w:t>
      </w:r>
      <w:r w:rsidR="007C2A46">
        <w:rPr>
          <w:rFonts w:eastAsiaTheme="minorEastAsia" w:cs="Times New Roman"/>
          <w:szCs w:val="24"/>
        </w:rPr>
        <w:t>.</w:t>
      </w:r>
    </w:p>
    <w:p w14:paraId="4CA06450" w14:textId="77777777" w:rsidR="001669B8" w:rsidRDefault="001669B8" w:rsidP="001669B8">
      <w:pPr>
        <w:ind w:left="1416"/>
        <w:jc w:val="left"/>
        <w:rPr>
          <w:rFonts w:eastAsiaTheme="minorEastAsia" w:cs="Times New Roman"/>
          <w:szCs w:val="24"/>
        </w:rPr>
      </w:pPr>
    </w:p>
    <w:p w14:paraId="33E580D2" w14:textId="7686747E" w:rsidR="007C2A46" w:rsidRDefault="007C2A46" w:rsidP="007C2A46">
      <w:pPr>
        <w:ind w:left="708"/>
        <w:rPr>
          <w:rFonts w:eastAsiaTheme="minorEastAsia" w:cs="Times New Roman"/>
          <w:b/>
          <w:bCs/>
        </w:rPr>
      </w:pPr>
      <w:r w:rsidRPr="00B956EF">
        <w:rPr>
          <w:rFonts w:eastAsiaTheme="minorEastAsia" w:cs="Times New Roman"/>
          <w:b/>
          <w:bCs/>
          <w:szCs w:val="24"/>
        </w:rPr>
        <w:t>6.5.</w:t>
      </w:r>
      <w:r>
        <w:rPr>
          <w:rFonts w:eastAsiaTheme="minorEastAsia" w:cs="Times New Roman"/>
          <w:b/>
          <w:bCs/>
          <w:szCs w:val="24"/>
        </w:rPr>
        <w:t>6</w:t>
      </w:r>
      <w:r w:rsidRPr="00B956EF">
        <w:rPr>
          <w:rFonts w:eastAsiaTheme="minorEastAsia" w:cs="Times New Roman"/>
          <w:b/>
          <w:bCs/>
          <w:szCs w:val="24"/>
        </w:rPr>
        <w:t xml:space="preserve"> </w:t>
      </w:r>
      <w:r>
        <w:rPr>
          <w:rFonts w:eastAsiaTheme="minorEastAsia" w:cs="Times New Roman"/>
          <w:b/>
          <w:bCs/>
        </w:rPr>
        <w:t>Directividad</w:t>
      </w:r>
    </w:p>
    <w:p w14:paraId="4BE387DC" w14:textId="77777777" w:rsidR="007C2A46" w:rsidRDefault="007C2A46" w:rsidP="007C2A46">
      <w:pPr>
        <w:ind w:left="1416"/>
        <w:rPr>
          <w:rFonts w:eastAsiaTheme="minorEastAsia" w:cs="Times New Roman"/>
          <w:szCs w:val="24"/>
        </w:rPr>
      </w:pPr>
    </w:p>
    <w:p w14:paraId="786F9D5B" w14:textId="518E6D2C" w:rsidR="007C2A46" w:rsidRPr="007C2A46" w:rsidRDefault="007C2A46" w:rsidP="007C2A46">
      <w:pPr>
        <w:ind w:left="708" w:firstLine="708"/>
        <w:rPr>
          <w:rFonts w:eastAsiaTheme="minorEastAsia"/>
        </w:rPr>
      </w:pPr>
      <w:r>
        <w:rPr>
          <w:rFonts w:eastAsiaTheme="minorEastAsia" w:cs="Times New Roman"/>
          <w:szCs w:val="24"/>
        </w:rPr>
        <w:t xml:space="preserve">Este parámetro </w:t>
      </w:r>
      <w:r w:rsidRPr="007C2A46">
        <w:rPr>
          <w:rFonts w:eastAsiaTheme="minorEastAsia"/>
        </w:rPr>
        <w:t>mide qué tan concentrada está la radiación en una dirección, mientras que la ganancia además</w:t>
      </w:r>
      <w:r w:rsidR="00D447FC">
        <w:rPr>
          <w:rFonts w:eastAsiaTheme="minorEastAsia"/>
        </w:rPr>
        <w:t>,</w:t>
      </w:r>
      <w:r w:rsidRPr="007C2A46">
        <w:rPr>
          <w:rFonts w:eastAsiaTheme="minorEastAsia"/>
        </w:rPr>
        <w:t xml:space="preserve"> considera las pérdidas reales del sistema</w:t>
      </w:r>
      <w:r>
        <w:rPr>
          <w:rFonts w:eastAsiaTheme="minorEastAsia"/>
        </w:rPr>
        <w:t>. Es importante considerar que u</w:t>
      </w:r>
      <w:r w:rsidRPr="007C2A46">
        <w:rPr>
          <w:rFonts w:eastAsiaTheme="minorEastAsia"/>
        </w:rPr>
        <w:t>na antena puede ser muy directiva,</w:t>
      </w:r>
      <w:r>
        <w:rPr>
          <w:rFonts w:eastAsiaTheme="minorEastAsia"/>
        </w:rPr>
        <w:t xml:space="preserve"> </w:t>
      </w:r>
      <w:r w:rsidRPr="007C2A46">
        <w:rPr>
          <w:rFonts w:eastAsiaTheme="minorEastAsia"/>
        </w:rPr>
        <w:t>pero si tiene pérdidas</w:t>
      </w:r>
      <w:r w:rsidR="00D447FC">
        <w:rPr>
          <w:rFonts w:eastAsiaTheme="minorEastAsia"/>
        </w:rPr>
        <w:t>,</w:t>
      </w:r>
      <w:r>
        <w:rPr>
          <w:rFonts w:eastAsiaTheme="minorEastAsia"/>
        </w:rPr>
        <w:t xml:space="preserve"> </w:t>
      </w:r>
      <w:r w:rsidRPr="007C2A46">
        <w:rPr>
          <w:rFonts w:eastAsiaTheme="minorEastAsia"/>
        </w:rPr>
        <w:t>su ganancia real disminuye</w:t>
      </w:r>
      <w:r>
        <w:rPr>
          <w:rFonts w:eastAsiaTheme="minorEastAsia"/>
        </w:rPr>
        <w:t>.</w:t>
      </w:r>
    </w:p>
    <w:p w14:paraId="621AA980" w14:textId="6CF4A2E4" w:rsidR="007C2A46" w:rsidRDefault="007C2A46" w:rsidP="001669B8">
      <w:pPr>
        <w:ind w:left="1416"/>
        <w:jc w:val="left"/>
        <w:rPr>
          <w:rFonts w:eastAsiaTheme="minorEastAsia" w:cs="Times New Roman"/>
          <w:szCs w:val="24"/>
        </w:rPr>
      </w:pPr>
    </w:p>
    <w:p w14:paraId="48912AF2" w14:textId="11F53559" w:rsidR="007C2A46" w:rsidRDefault="007C2A46" w:rsidP="001669B8">
      <w:pPr>
        <w:ind w:left="1416"/>
        <w:jc w:val="left"/>
        <w:rPr>
          <w:rFonts w:eastAsiaTheme="minorEastAsia" w:cs="Times New Roman"/>
          <w:szCs w:val="24"/>
        </w:rPr>
      </w:pPr>
      <w:r>
        <w:rPr>
          <w:rFonts w:eastAsiaTheme="minorEastAsia" w:cs="Times New Roman"/>
          <w:szCs w:val="24"/>
        </w:rPr>
        <w:t>La directividad está definida como:</w:t>
      </w:r>
    </w:p>
    <w:p w14:paraId="7F08E893" w14:textId="77777777" w:rsidR="007C2A46" w:rsidRDefault="007C2A46" w:rsidP="001669B8">
      <w:pPr>
        <w:ind w:left="1416"/>
        <w:jc w:val="left"/>
        <w:rPr>
          <w:rFonts w:eastAsiaTheme="minorEastAsia" w:cs="Times New Roman"/>
          <w:szCs w:val="24"/>
        </w:rPr>
      </w:pPr>
    </w:p>
    <w:p w14:paraId="1008E345" w14:textId="6D1A9F43" w:rsidR="007C2A46" w:rsidRPr="001669B8" w:rsidRDefault="007C2A46" w:rsidP="001669B8">
      <w:pPr>
        <w:ind w:left="1416"/>
        <w:jc w:val="left"/>
        <w:rPr>
          <w:rFonts w:eastAsiaTheme="minorEastAsia" w:cs="Times New Roman"/>
          <w:szCs w:val="24"/>
        </w:rPr>
      </w:pPr>
      <m:oMathPara>
        <m:oMath>
          <m:r>
            <m:rPr>
              <m:sty m:val="bi"/>
            </m:rPr>
            <w:rPr>
              <w:rFonts w:ascii="Cambria Math" w:eastAsiaTheme="minorEastAsia" w:hAnsi="Cambria Math" w:cs="Times New Roman"/>
              <w:szCs w:val="24"/>
            </w:rPr>
            <m:t xml:space="preserve">D= </m:t>
          </m:r>
          <m:f>
            <m:fPr>
              <m:ctrlPr>
                <w:rPr>
                  <w:rFonts w:ascii="Cambria Math" w:eastAsiaTheme="minorEastAsia" w:hAnsi="Cambria Math" w:cs="Times New Roman"/>
                  <w:b/>
                  <w:bCs/>
                  <w:i/>
                  <w:szCs w:val="24"/>
                </w:rPr>
              </m:ctrlPr>
            </m:fPr>
            <m:num>
              <m:r>
                <m:rPr>
                  <m:sty m:val="bi"/>
                </m:rPr>
                <w:rPr>
                  <w:rFonts w:ascii="Cambria Math" w:eastAsiaTheme="minorEastAsia" w:hAnsi="Cambria Math" w:cs="Times New Roman"/>
                  <w:szCs w:val="24"/>
                </w:rPr>
                <m:t>4</m:t>
              </m:r>
              <m:r>
                <m:rPr>
                  <m:sty m:val="bi"/>
                </m:rPr>
                <w:rPr>
                  <w:rFonts w:ascii="Cambria Math" w:eastAsiaTheme="minorEastAsia" w:hAnsi="Cambria Math" w:cs="Times New Roman"/>
                  <w:szCs w:val="24"/>
                </w:rPr>
                <m:t>πU</m:t>
              </m:r>
            </m:num>
            <m:den>
              <m:sSub>
                <m:sSubPr>
                  <m:ctrlPr>
                    <w:rPr>
                      <w:rFonts w:ascii="Cambria Math" w:eastAsiaTheme="minorEastAsia" w:hAnsi="Cambria Math" w:cs="Times New Roman"/>
                      <w:b/>
                      <w:bCs/>
                      <w:i/>
                      <w:szCs w:val="24"/>
                    </w:rPr>
                  </m:ctrlPr>
                </m:sSubPr>
                <m:e>
                  <m:r>
                    <m:rPr>
                      <m:sty m:val="bi"/>
                    </m:rPr>
                    <w:rPr>
                      <w:rFonts w:ascii="Cambria Math" w:eastAsiaTheme="minorEastAsia" w:hAnsi="Cambria Math" w:cs="Times New Roman"/>
                      <w:szCs w:val="24"/>
                    </w:rPr>
                    <m:t>P</m:t>
                  </m:r>
                </m:e>
                <m:sub>
                  <m:r>
                    <m:rPr>
                      <m:sty m:val="bi"/>
                    </m:rPr>
                    <w:rPr>
                      <w:rFonts w:ascii="Cambria Math" w:eastAsiaTheme="minorEastAsia" w:hAnsi="Cambria Math" w:cs="Times New Roman"/>
                      <w:szCs w:val="24"/>
                    </w:rPr>
                    <m:t>rad</m:t>
                  </m:r>
                </m:sub>
              </m:sSub>
            </m:den>
          </m:f>
          <m:r>
            <m:rPr>
              <m:sty m:val="bi"/>
            </m:rPr>
            <w:rPr>
              <w:rFonts w:ascii="Cambria Math" w:eastAsiaTheme="minorEastAsia" w:hAnsi="Cambria Math" w:cs="Times New Roman"/>
              <w:szCs w:val="24"/>
            </w:rPr>
            <m:t xml:space="preserve"> </m:t>
          </m:r>
          <m:r>
            <w:rPr>
              <w:rFonts w:ascii="Cambria Math" w:eastAsiaTheme="minorEastAsia" w:hAnsi="Cambria Math" w:cs="Times New Roman"/>
              <w:szCs w:val="24"/>
            </w:rPr>
            <m:t>(9)</m:t>
          </m:r>
        </m:oMath>
      </m:oMathPara>
    </w:p>
    <w:p w14:paraId="67FE6776" w14:textId="652E9BF0" w:rsidR="00782FB2" w:rsidRDefault="007C2A46" w:rsidP="00782FB2">
      <w:pPr>
        <w:jc w:val="left"/>
        <w:rPr>
          <w:rFonts w:eastAsiaTheme="minorEastAsia" w:cs="Times New Roman"/>
          <w:szCs w:val="24"/>
        </w:rPr>
      </w:pPr>
      <w:r>
        <w:rPr>
          <w:rFonts w:eastAsiaTheme="minorEastAsia" w:cs="Times New Roman"/>
          <w:szCs w:val="24"/>
        </w:rPr>
        <w:lastRenderedPageBreak/>
        <w:tab/>
      </w:r>
      <w:r>
        <w:rPr>
          <w:rFonts w:eastAsiaTheme="minorEastAsia" w:cs="Times New Roman"/>
          <w:szCs w:val="24"/>
        </w:rPr>
        <w:tab/>
        <w:t>Donde:</w:t>
      </w:r>
    </w:p>
    <w:p w14:paraId="134E3F4A" w14:textId="77777777" w:rsidR="007C2A46" w:rsidRDefault="007C2A46" w:rsidP="00782FB2">
      <w:pPr>
        <w:jc w:val="left"/>
        <w:rPr>
          <w:rFonts w:eastAsiaTheme="minorEastAsia" w:cs="Times New Roman"/>
          <w:szCs w:val="24"/>
        </w:rPr>
      </w:pPr>
    </w:p>
    <w:p w14:paraId="3A12DB80" w14:textId="09F1EE10" w:rsidR="007C2A46" w:rsidRPr="007C2A46" w:rsidRDefault="007C2A46" w:rsidP="007C2A46">
      <w:pPr>
        <w:pStyle w:val="Prrafodelista"/>
        <w:numPr>
          <w:ilvl w:val="0"/>
          <w:numId w:val="38"/>
        </w:numPr>
        <w:jc w:val="left"/>
        <w:rPr>
          <w:rFonts w:cs="Times New Roman"/>
        </w:rPr>
      </w:pPr>
      <m:oMath>
        <m:r>
          <w:rPr>
            <w:rFonts w:ascii="Cambria Math" w:hAnsi="Cambria Math" w:cs="Times New Roman"/>
          </w:rPr>
          <m:t>U</m:t>
        </m:r>
      </m:oMath>
      <w:r>
        <w:rPr>
          <w:rFonts w:eastAsiaTheme="minorEastAsia" w:cs="Times New Roman"/>
        </w:rPr>
        <w:t xml:space="preserve"> es la intensidad de radiación.</w:t>
      </w:r>
    </w:p>
    <w:p w14:paraId="2A80E0BB" w14:textId="44DDCEF7" w:rsidR="007C2A46" w:rsidRPr="007C2A46" w:rsidRDefault="00000000" w:rsidP="007C2A46">
      <w:pPr>
        <w:pStyle w:val="Prrafodelista"/>
        <w:numPr>
          <w:ilvl w:val="0"/>
          <w:numId w:val="38"/>
        </w:numPr>
        <w:jc w:val="left"/>
        <w:rPr>
          <w:rFonts w:cs="Times New Roman"/>
        </w:rPr>
      </w:pPr>
      <m:oMath>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rad</m:t>
            </m:r>
          </m:sub>
        </m:sSub>
      </m:oMath>
      <w:r w:rsidR="007C2A46">
        <w:rPr>
          <w:rFonts w:eastAsiaTheme="minorEastAsia" w:cs="Times New Roman"/>
        </w:rPr>
        <w:t xml:space="preserve"> es la potencia total radiada.</w:t>
      </w:r>
    </w:p>
    <w:p w14:paraId="15F67DF1" w14:textId="77777777" w:rsidR="006A743B" w:rsidRDefault="006A743B" w:rsidP="006A743B">
      <w:pPr>
        <w:ind w:firstLine="708"/>
        <w:jc w:val="left"/>
        <w:rPr>
          <w:rFonts w:cs="Times New Roman"/>
        </w:rPr>
      </w:pPr>
    </w:p>
    <w:p w14:paraId="1313F43A" w14:textId="4E265140" w:rsidR="002A64AE" w:rsidRDefault="002A64AE" w:rsidP="002A64AE">
      <w:pPr>
        <w:ind w:left="708"/>
        <w:rPr>
          <w:rFonts w:eastAsiaTheme="minorEastAsia" w:cs="Times New Roman"/>
          <w:b/>
          <w:bCs/>
        </w:rPr>
      </w:pPr>
      <w:r w:rsidRPr="00B956EF">
        <w:rPr>
          <w:rFonts w:eastAsiaTheme="minorEastAsia" w:cs="Times New Roman"/>
          <w:b/>
          <w:bCs/>
          <w:szCs w:val="24"/>
        </w:rPr>
        <w:t>6.5.</w:t>
      </w:r>
      <w:r>
        <w:rPr>
          <w:rFonts w:eastAsiaTheme="minorEastAsia" w:cs="Times New Roman"/>
          <w:b/>
          <w:bCs/>
          <w:szCs w:val="24"/>
        </w:rPr>
        <w:t>7</w:t>
      </w:r>
      <w:r w:rsidRPr="00B956EF">
        <w:rPr>
          <w:rFonts w:eastAsiaTheme="minorEastAsia" w:cs="Times New Roman"/>
          <w:b/>
          <w:bCs/>
          <w:szCs w:val="24"/>
        </w:rPr>
        <w:t xml:space="preserve"> </w:t>
      </w:r>
      <w:r>
        <w:rPr>
          <w:rFonts w:eastAsiaTheme="minorEastAsia" w:cs="Times New Roman"/>
          <w:b/>
          <w:bCs/>
        </w:rPr>
        <w:t>Bandas de frecuencias ISM</w:t>
      </w:r>
    </w:p>
    <w:p w14:paraId="5A1C9E55" w14:textId="77777777" w:rsidR="002A64AE" w:rsidRDefault="002A64AE" w:rsidP="002A64AE">
      <w:pPr>
        <w:ind w:left="708"/>
        <w:rPr>
          <w:rFonts w:eastAsiaTheme="minorEastAsia" w:cs="Times New Roman"/>
          <w:b/>
          <w:bCs/>
        </w:rPr>
      </w:pPr>
    </w:p>
    <w:p w14:paraId="01FE5A38" w14:textId="656EBE02" w:rsidR="002A64AE" w:rsidRDefault="002A64AE" w:rsidP="002A64AE">
      <w:pPr>
        <w:ind w:left="708"/>
        <w:rPr>
          <w:rFonts w:eastAsiaTheme="minorEastAsia" w:cs="Times New Roman"/>
        </w:rPr>
      </w:pPr>
      <w:r w:rsidRPr="002A64AE">
        <w:rPr>
          <w:rFonts w:eastAsiaTheme="minorEastAsia" w:cs="Times New Roman"/>
        </w:rPr>
        <w:tab/>
        <w:t>Las bandas ISM (Industrial, Scientific and Medical) son porciones del espectro radioeléctrico reservadas internacionalmente para aplicaciones industriales, científicas y médicas, sin necesidad de licencias individuales para su uso</w:t>
      </w:r>
      <w:r>
        <w:rPr>
          <w:rFonts w:eastAsiaTheme="minorEastAsia" w:cs="Times New Roman"/>
        </w:rPr>
        <w:t xml:space="preserve"> </w:t>
      </w:r>
      <w:r w:rsidRPr="00D277C1">
        <w:rPr>
          <w:rFonts w:cs="Times New Roman"/>
          <w:szCs w:val="24"/>
        </w:rPr>
        <w:t>(Pozar, 2012)</w:t>
      </w:r>
      <w:r>
        <w:rPr>
          <w:rFonts w:eastAsiaTheme="minorEastAsia" w:cs="Times New Roman"/>
        </w:rPr>
        <w:t>.</w:t>
      </w:r>
    </w:p>
    <w:p w14:paraId="16DF7FDC" w14:textId="77777777" w:rsidR="002A64AE" w:rsidRDefault="002A64AE" w:rsidP="002A64AE">
      <w:pPr>
        <w:ind w:left="708"/>
        <w:rPr>
          <w:rFonts w:eastAsiaTheme="minorEastAsia" w:cs="Times New Roman"/>
        </w:rPr>
      </w:pPr>
    </w:p>
    <w:p w14:paraId="7910D3B3" w14:textId="70CBD30B" w:rsidR="002A64AE" w:rsidRDefault="002A64AE" w:rsidP="002A64AE">
      <w:pPr>
        <w:ind w:left="708"/>
        <w:rPr>
          <w:rFonts w:eastAsiaTheme="minorEastAsia" w:cs="Times New Roman"/>
        </w:rPr>
      </w:pPr>
      <w:r>
        <w:rPr>
          <w:rFonts w:eastAsiaTheme="minorEastAsia" w:cs="Times New Roman"/>
        </w:rPr>
        <w:tab/>
        <w:t>Principales bandas ISM:</w:t>
      </w:r>
    </w:p>
    <w:p w14:paraId="125F0059" w14:textId="77777777" w:rsidR="002A64AE" w:rsidRPr="002A64AE" w:rsidRDefault="002A64AE" w:rsidP="00B87B03">
      <w:pPr>
        <w:ind w:left="1416" w:hanging="708"/>
        <w:rPr>
          <w:rFonts w:eastAsiaTheme="minorEastAsia" w:cs="Times New Roman"/>
        </w:rPr>
      </w:pPr>
    </w:p>
    <w:p w14:paraId="1B7B6249" w14:textId="14858A41" w:rsidR="002A64AE" w:rsidRDefault="002A64AE" w:rsidP="002A64AE">
      <w:pPr>
        <w:pStyle w:val="Descripcin"/>
        <w:ind w:firstLine="708"/>
        <w:rPr>
          <w:rFonts w:eastAsiaTheme="minorEastAsia" w:cs="Times New Roman"/>
          <w:b/>
          <w:bCs/>
        </w:rPr>
      </w:pPr>
      <w:r>
        <w:t xml:space="preserve">Tabla </w:t>
      </w:r>
      <w:fldSimple w:instr=" SEQ Tabla \* ARABIC ">
        <w:r w:rsidR="00183E61">
          <w:rPr>
            <w:noProof/>
          </w:rPr>
          <w:t>1</w:t>
        </w:r>
      </w:fldSimple>
      <w:r>
        <w:t xml:space="preserve"> </w:t>
      </w:r>
      <w:r w:rsidRPr="002A64AE">
        <w:rPr>
          <w:b/>
          <w:bCs/>
        </w:rPr>
        <w:t xml:space="preserve">Bandas ISM. </w:t>
      </w:r>
      <w:r w:rsidRPr="00F43F00">
        <w:t>Fuente: Autor.</w:t>
      </w:r>
    </w:p>
    <w:p w14:paraId="56B6E37B" w14:textId="77777777" w:rsidR="002A64AE" w:rsidRPr="002A64AE" w:rsidRDefault="002A64AE" w:rsidP="002A64AE">
      <w:pPr>
        <w:ind w:left="708"/>
        <w:rPr>
          <w:rFonts w:eastAsiaTheme="minorEastAsia" w:cs="Times New Roman"/>
        </w:rPr>
      </w:pPr>
      <w:r>
        <w:rPr>
          <w:rFonts w:eastAsiaTheme="minorEastAsia" w:cs="Times New Roman"/>
        </w:rPr>
        <w:tab/>
      </w:r>
    </w:p>
    <w:tbl>
      <w:tblPr>
        <w:tblStyle w:val="Tablanormal5"/>
        <w:tblW w:w="9323" w:type="dxa"/>
        <w:tblInd w:w="600" w:type="dxa"/>
        <w:tblLook w:val="04A0" w:firstRow="1" w:lastRow="0" w:firstColumn="1" w:lastColumn="0" w:noHBand="0" w:noVBand="1"/>
      </w:tblPr>
      <w:tblGrid>
        <w:gridCol w:w="1843"/>
        <w:gridCol w:w="3227"/>
        <w:gridCol w:w="4253"/>
      </w:tblGrid>
      <w:tr w:rsidR="002A64AE" w14:paraId="52D40FAA" w14:textId="77777777" w:rsidTr="00E52CE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843" w:type="dxa"/>
          </w:tcPr>
          <w:p w14:paraId="0F16F898" w14:textId="3D0B5657" w:rsidR="002A64AE" w:rsidRDefault="002A64AE" w:rsidP="002A64AE">
            <w:pPr>
              <w:jc w:val="center"/>
              <w:rPr>
                <w:rFonts w:eastAsiaTheme="minorEastAsia" w:cs="Times New Roman"/>
              </w:rPr>
            </w:pPr>
            <w:r>
              <w:rPr>
                <w:rFonts w:eastAsiaTheme="minorEastAsia" w:cs="Times New Roman"/>
              </w:rPr>
              <w:t>Banda</w:t>
            </w:r>
          </w:p>
        </w:tc>
        <w:tc>
          <w:tcPr>
            <w:tcW w:w="3227" w:type="dxa"/>
          </w:tcPr>
          <w:p w14:paraId="7F4B98D6" w14:textId="6D089816" w:rsidR="002A64AE" w:rsidRDefault="002A64AE" w:rsidP="002A64AE">
            <w:pPr>
              <w:jc w:val="center"/>
              <w:cnfStyle w:val="100000000000" w:firstRow="1" w:lastRow="0" w:firstColumn="0" w:lastColumn="0" w:oddVBand="0" w:evenVBand="0" w:oddHBand="0" w:evenHBand="0" w:firstRowFirstColumn="0" w:firstRowLastColumn="0" w:lastRowFirstColumn="0" w:lastRowLastColumn="0"/>
              <w:rPr>
                <w:rFonts w:eastAsiaTheme="minorEastAsia" w:cs="Times New Roman"/>
              </w:rPr>
            </w:pPr>
            <w:r>
              <w:rPr>
                <w:rFonts w:eastAsiaTheme="minorEastAsia" w:cs="Times New Roman"/>
              </w:rPr>
              <w:t>Frecuencia</w:t>
            </w:r>
          </w:p>
        </w:tc>
        <w:tc>
          <w:tcPr>
            <w:tcW w:w="4253" w:type="dxa"/>
          </w:tcPr>
          <w:p w14:paraId="12333DBC" w14:textId="34CDCC86" w:rsidR="002A64AE" w:rsidRDefault="002A64AE" w:rsidP="002A64AE">
            <w:pPr>
              <w:jc w:val="center"/>
              <w:cnfStyle w:val="100000000000" w:firstRow="1" w:lastRow="0" w:firstColumn="0" w:lastColumn="0" w:oddVBand="0" w:evenVBand="0" w:oddHBand="0" w:evenHBand="0" w:firstRowFirstColumn="0" w:firstRowLastColumn="0" w:lastRowFirstColumn="0" w:lastRowLastColumn="0"/>
              <w:rPr>
                <w:rFonts w:eastAsiaTheme="minorEastAsia" w:cs="Times New Roman"/>
              </w:rPr>
            </w:pPr>
            <w:r>
              <w:rPr>
                <w:rFonts w:eastAsiaTheme="minorEastAsia" w:cs="Times New Roman"/>
              </w:rPr>
              <w:t>Aplicación</w:t>
            </w:r>
          </w:p>
        </w:tc>
      </w:tr>
      <w:tr w:rsidR="002A64AE" w14:paraId="7C84884A" w14:textId="77777777" w:rsidTr="00E5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2C69D9B4" w14:textId="4946DE81" w:rsidR="002A64AE" w:rsidRDefault="002A64AE" w:rsidP="002A64AE">
            <w:pPr>
              <w:jc w:val="center"/>
              <w:rPr>
                <w:rFonts w:eastAsiaTheme="minorEastAsia" w:cs="Times New Roman"/>
              </w:rPr>
            </w:pPr>
            <w:r>
              <w:rPr>
                <w:rFonts w:eastAsiaTheme="minorEastAsia" w:cs="Times New Roman"/>
              </w:rPr>
              <w:t>LF</w:t>
            </w:r>
          </w:p>
        </w:tc>
        <w:tc>
          <w:tcPr>
            <w:tcW w:w="3227" w:type="dxa"/>
          </w:tcPr>
          <w:p w14:paraId="73D1AC46" w14:textId="77752CBA" w:rsidR="002A64AE" w:rsidRDefault="002A64AE" w:rsidP="002A64AE">
            <w:pPr>
              <w:jc w:val="center"/>
              <w:cnfStyle w:val="000000100000" w:firstRow="0" w:lastRow="0" w:firstColumn="0" w:lastColumn="0" w:oddVBand="0" w:evenVBand="0" w:oddHBand="1" w:evenHBand="0" w:firstRowFirstColumn="0" w:firstRowLastColumn="0" w:lastRowFirstColumn="0" w:lastRowLastColumn="0"/>
              <w:rPr>
                <w:rFonts w:eastAsiaTheme="minorEastAsia" w:cs="Times New Roman"/>
              </w:rPr>
            </w:pPr>
            <w:r>
              <w:rPr>
                <w:rFonts w:eastAsiaTheme="minorEastAsia" w:cs="Times New Roman"/>
              </w:rPr>
              <w:t>125 kHz</w:t>
            </w:r>
          </w:p>
        </w:tc>
        <w:tc>
          <w:tcPr>
            <w:tcW w:w="4253" w:type="dxa"/>
          </w:tcPr>
          <w:p w14:paraId="4DCAEA1F" w14:textId="17BA7A7D" w:rsidR="002A64AE" w:rsidRDefault="002A64AE" w:rsidP="002A64AE">
            <w:pPr>
              <w:jc w:val="center"/>
              <w:cnfStyle w:val="000000100000" w:firstRow="0" w:lastRow="0" w:firstColumn="0" w:lastColumn="0" w:oddVBand="0" w:evenVBand="0" w:oddHBand="1" w:evenHBand="0" w:firstRowFirstColumn="0" w:firstRowLastColumn="0" w:lastRowFirstColumn="0" w:lastRowLastColumn="0"/>
              <w:rPr>
                <w:rFonts w:eastAsiaTheme="minorEastAsia" w:cs="Times New Roman"/>
              </w:rPr>
            </w:pPr>
            <w:r>
              <w:rPr>
                <w:rFonts w:eastAsiaTheme="minorEastAsia" w:cs="Times New Roman"/>
              </w:rPr>
              <w:t>Control de acceso</w:t>
            </w:r>
            <w:r w:rsidR="00E52CE5">
              <w:rPr>
                <w:rFonts w:eastAsiaTheme="minorEastAsia" w:cs="Times New Roman"/>
              </w:rPr>
              <w:t>, vehículos eléctricos.</w:t>
            </w:r>
          </w:p>
        </w:tc>
      </w:tr>
      <w:tr w:rsidR="002A64AE" w14:paraId="1190C222" w14:textId="77777777" w:rsidTr="00E52CE5">
        <w:tc>
          <w:tcPr>
            <w:cnfStyle w:val="001000000000" w:firstRow="0" w:lastRow="0" w:firstColumn="1" w:lastColumn="0" w:oddVBand="0" w:evenVBand="0" w:oddHBand="0" w:evenHBand="0" w:firstRowFirstColumn="0" w:firstRowLastColumn="0" w:lastRowFirstColumn="0" w:lastRowLastColumn="0"/>
            <w:tcW w:w="1843" w:type="dxa"/>
          </w:tcPr>
          <w:p w14:paraId="036D87B5" w14:textId="3B72D554" w:rsidR="002A64AE" w:rsidRDefault="002A64AE" w:rsidP="002A64AE">
            <w:pPr>
              <w:jc w:val="center"/>
              <w:rPr>
                <w:rFonts w:eastAsiaTheme="minorEastAsia" w:cs="Times New Roman"/>
              </w:rPr>
            </w:pPr>
            <w:r>
              <w:rPr>
                <w:rFonts w:eastAsiaTheme="minorEastAsia" w:cs="Times New Roman"/>
              </w:rPr>
              <w:t>HF</w:t>
            </w:r>
          </w:p>
        </w:tc>
        <w:tc>
          <w:tcPr>
            <w:tcW w:w="3227" w:type="dxa"/>
          </w:tcPr>
          <w:p w14:paraId="1BFBD1F2" w14:textId="0BBE3172" w:rsidR="002A64AE" w:rsidRDefault="002A64AE" w:rsidP="002A64AE">
            <w:pPr>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rPr>
            </w:pPr>
            <w:r>
              <w:rPr>
                <w:rFonts w:eastAsiaTheme="minorEastAsia" w:cs="Times New Roman"/>
              </w:rPr>
              <w:t>13.56 MHz</w:t>
            </w:r>
          </w:p>
        </w:tc>
        <w:tc>
          <w:tcPr>
            <w:tcW w:w="4253" w:type="dxa"/>
          </w:tcPr>
          <w:p w14:paraId="26B1E451" w14:textId="056382CC" w:rsidR="002A64AE" w:rsidRDefault="002A64AE" w:rsidP="002A64AE">
            <w:pPr>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rPr>
            </w:pPr>
            <w:r>
              <w:rPr>
                <w:rFonts w:eastAsiaTheme="minorEastAsia" w:cs="Times New Roman"/>
              </w:rPr>
              <w:t>RFID, tarjetas</w:t>
            </w:r>
            <w:r w:rsidR="00E52CE5">
              <w:rPr>
                <w:rFonts w:eastAsiaTheme="minorEastAsia" w:cs="Times New Roman"/>
              </w:rPr>
              <w:t xml:space="preserve"> inteligentes</w:t>
            </w:r>
            <w:r>
              <w:rPr>
                <w:rFonts w:eastAsiaTheme="minorEastAsia" w:cs="Times New Roman"/>
              </w:rPr>
              <w:t>, NFC.</w:t>
            </w:r>
          </w:p>
        </w:tc>
      </w:tr>
      <w:tr w:rsidR="002A64AE" w14:paraId="07277538" w14:textId="77777777" w:rsidTr="00E52C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3" w:type="dxa"/>
          </w:tcPr>
          <w:p w14:paraId="684421CD" w14:textId="283DF100" w:rsidR="002A64AE" w:rsidRDefault="002A64AE" w:rsidP="002A64AE">
            <w:pPr>
              <w:jc w:val="center"/>
              <w:rPr>
                <w:rFonts w:eastAsiaTheme="minorEastAsia" w:cs="Times New Roman"/>
              </w:rPr>
            </w:pPr>
            <w:r>
              <w:rPr>
                <w:rFonts w:eastAsiaTheme="minorEastAsia" w:cs="Times New Roman"/>
              </w:rPr>
              <w:t>UHF</w:t>
            </w:r>
          </w:p>
        </w:tc>
        <w:tc>
          <w:tcPr>
            <w:tcW w:w="3227" w:type="dxa"/>
          </w:tcPr>
          <w:p w14:paraId="18D1AA5D" w14:textId="471D50CE" w:rsidR="002A64AE" w:rsidRDefault="002A64AE" w:rsidP="002A64AE">
            <w:pPr>
              <w:jc w:val="center"/>
              <w:cnfStyle w:val="000000100000" w:firstRow="0" w:lastRow="0" w:firstColumn="0" w:lastColumn="0" w:oddVBand="0" w:evenVBand="0" w:oddHBand="1" w:evenHBand="0" w:firstRowFirstColumn="0" w:firstRowLastColumn="0" w:lastRowFirstColumn="0" w:lastRowLastColumn="0"/>
              <w:rPr>
                <w:rFonts w:eastAsiaTheme="minorEastAsia" w:cs="Times New Roman"/>
              </w:rPr>
            </w:pPr>
            <w:r>
              <w:rPr>
                <w:rFonts w:eastAsiaTheme="minorEastAsia" w:cs="Times New Roman"/>
              </w:rPr>
              <w:t>433 MHz / 860-960 MHz</w:t>
            </w:r>
          </w:p>
        </w:tc>
        <w:tc>
          <w:tcPr>
            <w:tcW w:w="4253" w:type="dxa"/>
          </w:tcPr>
          <w:p w14:paraId="3E81730C" w14:textId="271B895C" w:rsidR="002A64AE" w:rsidRDefault="002A64AE" w:rsidP="002A64AE">
            <w:pPr>
              <w:jc w:val="center"/>
              <w:cnfStyle w:val="000000100000" w:firstRow="0" w:lastRow="0" w:firstColumn="0" w:lastColumn="0" w:oddVBand="0" w:evenVBand="0" w:oddHBand="1" w:evenHBand="0" w:firstRowFirstColumn="0" w:firstRowLastColumn="0" w:lastRowFirstColumn="0" w:lastRowLastColumn="0"/>
              <w:rPr>
                <w:rFonts w:eastAsiaTheme="minorEastAsia" w:cs="Times New Roman"/>
              </w:rPr>
            </w:pPr>
            <w:r>
              <w:rPr>
                <w:rFonts w:eastAsiaTheme="minorEastAsia" w:cs="Times New Roman"/>
              </w:rPr>
              <w:t>Logísitca.</w:t>
            </w:r>
          </w:p>
        </w:tc>
      </w:tr>
      <w:tr w:rsidR="002A64AE" w14:paraId="6C45F243" w14:textId="77777777" w:rsidTr="00E52CE5">
        <w:tc>
          <w:tcPr>
            <w:cnfStyle w:val="001000000000" w:firstRow="0" w:lastRow="0" w:firstColumn="1" w:lastColumn="0" w:oddVBand="0" w:evenVBand="0" w:oddHBand="0" w:evenHBand="0" w:firstRowFirstColumn="0" w:firstRowLastColumn="0" w:lastRowFirstColumn="0" w:lastRowLastColumn="0"/>
            <w:tcW w:w="1843" w:type="dxa"/>
          </w:tcPr>
          <w:p w14:paraId="0E86F1AC" w14:textId="717E2E45" w:rsidR="002A64AE" w:rsidRDefault="002A64AE" w:rsidP="002A64AE">
            <w:pPr>
              <w:jc w:val="center"/>
              <w:rPr>
                <w:rFonts w:eastAsiaTheme="minorEastAsia" w:cs="Times New Roman"/>
              </w:rPr>
            </w:pPr>
            <w:r>
              <w:rPr>
                <w:rFonts w:eastAsiaTheme="minorEastAsia" w:cs="Times New Roman"/>
              </w:rPr>
              <w:t>SHF</w:t>
            </w:r>
          </w:p>
        </w:tc>
        <w:tc>
          <w:tcPr>
            <w:tcW w:w="3227" w:type="dxa"/>
          </w:tcPr>
          <w:p w14:paraId="69F215DE" w14:textId="4C1AFEB3" w:rsidR="002A64AE" w:rsidRDefault="002A64AE" w:rsidP="002A64AE">
            <w:pPr>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rPr>
            </w:pPr>
            <w:r>
              <w:rPr>
                <w:rFonts w:eastAsiaTheme="minorEastAsia" w:cs="Times New Roman"/>
              </w:rPr>
              <w:t>2.45 GHz / 5.8 GHz</w:t>
            </w:r>
          </w:p>
        </w:tc>
        <w:tc>
          <w:tcPr>
            <w:tcW w:w="4253" w:type="dxa"/>
          </w:tcPr>
          <w:p w14:paraId="073DE34F" w14:textId="30AADC03" w:rsidR="002A64AE" w:rsidRDefault="002A64AE" w:rsidP="002A64AE">
            <w:pPr>
              <w:jc w:val="center"/>
              <w:cnfStyle w:val="000000000000" w:firstRow="0" w:lastRow="0" w:firstColumn="0" w:lastColumn="0" w:oddVBand="0" w:evenVBand="0" w:oddHBand="0" w:evenHBand="0" w:firstRowFirstColumn="0" w:firstRowLastColumn="0" w:lastRowFirstColumn="0" w:lastRowLastColumn="0"/>
              <w:rPr>
                <w:rFonts w:eastAsiaTheme="minorEastAsia" w:cs="Times New Roman"/>
              </w:rPr>
            </w:pPr>
            <w:r>
              <w:rPr>
                <w:rFonts w:eastAsiaTheme="minorEastAsia" w:cs="Times New Roman"/>
              </w:rPr>
              <w:t>WiFi, Bluetooth, hornos</w:t>
            </w:r>
            <w:r w:rsidR="00E52CE5">
              <w:rPr>
                <w:rFonts w:eastAsiaTheme="minorEastAsia" w:cs="Times New Roman"/>
              </w:rPr>
              <w:t xml:space="preserve"> microondas</w:t>
            </w:r>
            <w:r>
              <w:rPr>
                <w:rFonts w:eastAsiaTheme="minorEastAsia" w:cs="Times New Roman"/>
              </w:rPr>
              <w:t>.</w:t>
            </w:r>
          </w:p>
        </w:tc>
      </w:tr>
    </w:tbl>
    <w:p w14:paraId="3EB0CBBF" w14:textId="3E9E3729" w:rsidR="002A64AE" w:rsidRPr="002A64AE" w:rsidRDefault="002A64AE" w:rsidP="002A64AE">
      <w:pPr>
        <w:ind w:left="708"/>
        <w:rPr>
          <w:rFonts w:eastAsiaTheme="minorEastAsia" w:cs="Times New Roman"/>
        </w:rPr>
      </w:pPr>
    </w:p>
    <w:p w14:paraId="5D655252" w14:textId="3E103C70" w:rsidR="002A64AE" w:rsidRDefault="003D5DC3" w:rsidP="006A743B">
      <w:pPr>
        <w:ind w:firstLine="708"/>
        <w:jc w:val="left"/>
        <w:rPr>
          <w:rFonts w:cs="Times New Roman"/>
        </w:rPr>
      </w:pPr>
      <w:r>
        <w:rPr>
          <w:rFonts w:cs="Times New Roman"/>
        </w:rPr>
        <w:tab/>
      </w:r>
    </w:p>
    <w:p w14:paraId="533602A8" w14:textId="14EE9C32" w:rsidR="003D5DC3" w:rsidRDefault="003D5DC3" w:rsidP="003D5DC3">
      <w:pPr>
        <w:ind w:left="708"/>
        <w:rPr>
          <w:rFonts w:cs="Times New Roman"/>
        </w:rPr>
      </w:pPr>
      <w:r>
        <w:rPr>
          <w:rFonts w:cs="Times New Roman"/>
        </w:rPr>
        <w:tab/>
      </w:r>
      <w:r w:rsidRPr="003D5DC3">
        <w:rPr>
          <w:rFonts w:cs="Times New Roman"/>
        </w:rPr>
        <w:t xml:space="preserve">La selección de la banda de frecuencia </w:t>
      </w:r>
      <w:r>
        <w:rPr>
          <w:rFonts w:cs="Times New Roman"/>
        </w:rPr>
        <w:t>depende</w:t>
      </w:r>
      <w:r w:rsidRPr="003D5DC3">
        <w:rPr>
          <w:rFonts w:cs="Times New Roman"/>
        </w:rPr>
        <w:t xml:space="preserve"> directamente de los </w:t>
      </w:r>
      <w:r w:rsidR="00D447FC">
        <w:rPr>
          <w:rFonts w:cs="Times New Roman"/>
        </w:rPr>
        <w:t>requisitos</w:t>
      </w:r>
      <w:r w:rsidR="00D447FC" w:rsidRPr="003D5DC3">
        <w:rPr>
          <w:rFonts w:cs="Times New Roman"/>
        </w:rPr>
        <w:t xml:space="preserve"> </w:t>
      </w:r>
      <w:r w:rsidRPr="003D5DC3">
        <w:rPr>
          <w:rFonts w:cs="Times New Roman"/>
        </w:rPr>
        <w:t>de la aplicación.</w:t>
      </w:r>
      <w:r>
        <w:rPr>
          <w:rFonts w:cs="Times New Roman"/>
        </w:rPr>
        <w:t xml:space="preserve"> </w:t>
      </w:r>
      <w:r w:rsidRPr="003D5DC3">
        <w:rPr>
          <w:rFonts w:cs="Times New Roman"/>
        </w:rPr>
        <w:t>En 13.56 MHz, el sistema opera en régimen de campo cercano, utilizando acoplamiento inductivo entre el lector y la etiqueta</w:t>
      </w:r>
      <w:r>
        <w:rPr>
          <w:rFonts w:cs="Times New Roman"/>
        </w:rPr>
        <w:t xml:space="preserve">. Por otro lado, el alcance típico es entre 10 cm y 50 cm, es ideal para </w:t>
      </w:r>
      <w:r w:rsidR="00D447FC">
        <w:rPr>
          <w:rFonts w:cs="Times New Roman"/>
        </w:rPr>
        <w:t xml:space="preserve">lecturas </w:t>
      </w:r>
      <w:r>
        <w:rPr>
          <w:rFonts w:cs="Times New Roman"/>
        </w:rPr>
        <w:t xml:space="preserve">cercanas a medias y evitar detecciones erróneas. Y por último, es menos sensible </w:t>
      </w:r>
      <w:r w:rsidR="00D447FC">
        <w:rPr>
          <w:rFonts w:cs="Times New Roman"/>
        </w:rPr>
        <w:t>al ruido y a los</w:t>
      </w:r>
      <w:r>
        <w:rPr>
          <w:rFonts w:cs="Times New Roman"/>
        </w:rPr>
        <w:t xml:space="preserve"> materiales cercanos que provocan dispersión.</w:t>
      </w:r>
    </w:p>
    <w:p w14:paraId="6D0C334B" w14:textId="77777777" w:rsidR="00842FFF" w:rsidRDefault="00842FFF" w:rsidP="003D5DC3">
      <w:pPr>
        <w:ind w:left="708"/>
        <w:rPr>
          <w:rFonts w:cs="Times New Roman"/>
        </w:rPr>
      </w:pPr>
    </w:p>
    <w:p w14:paraId="377A9571" w14:textId="77777777" w:rsidR="00842FFF" w:rsidRPr="006A743B" w:rsidRDefault="00842FFF" w:rsidP="003D5DC3">
      <w:pPr>
        <w:ind w:left="708"/>
        <w:rPr>
          <w:rFonts w:cs="Times New Roman"/>
        </w:rPr>
      </w:pPr>
    </w:p>
    <w:p w14:paraId="0732F0F1" w14:textId="77777777" w:rsidR="00D277C1" w:rsidRDefault="00D277C1" w:rsidP="00CE5CE5">
      <w:pPr>
        <w:ind w:firstLine="708"/>
        <w:jc w:val="left"/>
        <w:rPr>
          <w:rFonts w:cs="Times New Roman"/>
          <w:szCs w:val="24"/>
        </w:rPr>
      </w:pPr>
    </w:p>
    <w:p w14:paraId="5BCD16A9" w14:textId="59513D1E" w:rsidR="0058786A" w:rsidRDefault="0058786A" w:rsidP="0058786A">
      <w:pPr>
        <w:rPr>
          <w:rFonts w:cs="Times New Roman"/>
          <w:b/>
          <w:bCs/>
          <w:szCs w:val="24"/>
        </w:rPr>
      </w:pPr>
      <w:commentRangeStart w:id="35"/>
      <w:r w:rsidRPr="006342B8">
        <w:rPr>
          <w:rFonts w:cs="Times New Roman"/>
          <w:b/>
          <w:bCs/>
          <w:szCs w:val="24"/>
        </w:rPr>
        <w:lastRenderedPageBreak/>
        <w:t>6.</w:t>
      </w:r>
      <w:r>
        <w:rPr>
          <w:rFonts w:cs="Times New Roman"/>
          <w:b/>
          <w:bCs/>
          <w:szCs w:val="24"/>
        </w:rPr>
        <w:t>6</w:t>
      </w:r>
      <w:r w:rsidRPr="006342B8">
        <w:rPr>
          <w:rFonts w:cs="Times New Roman"/>
          <w:b/>
          <w:bCs/>
          <w:szCs w:val="24"/>
        </w:rPr>
        <w:t xml:space="preserve"> </w:t>
      </w:r>
      <w:r>
        <w:rPr>
          <w:rFonts w:cs="Times New Roman"/>
          <w:b/>
          <w:bCs/>
          <w:szCs w:val="24"/>
        </w:rPr>
        <w:t>Materiales y propiedades dieléctricas</w:t>
      </w:r>
      <w:commentRangeEnd w:id="35"/>
      <w:r w:rsidR="00537B33">
        <w:rPr>
          <w:rStyle w:val="Refdecomentario"/>
          <w:rFonts w:cs="Times New Roman"/>
          <w:b/>
          <w:bCs/>
          <w:sz w:val="24"/>
          <w:szCs w:val="24"/>
        </w:rPr>
        <w:commentReference w:id="35"/>
      </w:r>
    </w:p>
    <w:p w14:paraId="307E503D" w14:textId="77777777" w:rsidR="00842FFF" w:rsidRDefault="00842FFF" w:rsidP="0058786A">
      <w:pPr>
        <w:rPr>
          <w:rFonts w:cs="Times New Roman"/>
          <w:b/>
          <w:bCs/>
          <w:szCs w:val="24"/>
        </w:rPr>
      </w:pPr>
    </w:p>
    <w:p w14:paraId="04EC2824" w14:textId="0C2652FB" w:rsidR="00842FFF" w:rsidRDefault="00842FFF" w:rsidP="006077A7">
      <w:pPr>
        <w:ind w:firstLine="708"/>
      </w:pPr>
      <w:r w:rsidRPr="00445FA2">
        <w:t xml:space="preserve">El desarrollo de antenas RFID flexibles ha avanzado significativamente gracias al uso de nuevos materiales conductores basados en nanomateriales, </w:t>
      </w:r>
      <w:r w:rsidR="00D447FC">
        <w:t>que mejoran la conductividad eléctrica y reducen</w:t>
      </w:r>
      <w:r w:rsidRPr="00445FA2">
        <w:t xml:space="preserve"> el costo de fabricación. Entre los materiales más utilizados se encuentran el grafeno, los nanotubos de carbono y las nanopartículas metálicas, especialmente </w:t>
      </w:r>
      <w:r w:rsidR="00D447FC">
        <w:t xml:space="preserve">de </w:t>
      </w:r>
      <w:r w:rsidRPr="00445FA2">
        <w:t xml:space="preserve">plata, cobre y oro. En este sentido, se señala que estas etiquetas pueden fabricarse “based on nanomaterials including multilayer graphene, carbon nanotubes, gold, silver and copper nanoparticles” (Khan et al., 2023) . Esta afirmación demuestra que el desarrollo de antenas RFID modernas no se limita al cobre tradicional, sino que también incorpora materiales más avanzados que permiten fabricar dispositivos más flexibles, ligeros y eficientes. </w:t>
      </w:r>
    </w:p>
    <w:p w14:paraId="43D42FD2" w14:textId="77777777" w:rsidR="006077A7" w:rsidRDefault="006077A7" w:rsidP="006077A7">
      <w:pPr>
        <w:ind w:firstLine="708"/>
      </w:pPr>
    </w:p>
    <w:p w14:paraId="72CC9EC1" w14:textId="3E3B6FEB" w:rsidR="00842FFF" w:rsidRDefault="00842FFF" w:rsidP="006077A7">
      <w:pPr>
        <w:ind w:firstLine="708"/>
      </w:pPr>
      <w:r w:rsidRPr="00445FA2">
        <w:t>Además, el uso de estos materiales en forma de tinta conductora ha permitido desarrollar nuevas técnicas de fabricación basadas en la impresión electrónica, lo que facilita la producción de antenas directamente sobre superficies como papel, plástico o textiles. Esto resulta especialmente importante en aplicaciones donde se requiere bajo costo y facilidad de producción, como en los sistemas automatizados de bibliotecas, ya que permite fabricar etiquetas delgadas, económicas y fáciles de implementar sin afectar su funcionamiento (Khan et al., 2023)</w:t>
      </w:r>
      <w:r w:rsidR="006077A7">
        <w:t>.</w:t>
      </w:r>
    </w:p>
    <w:p w14:paraId="2C5AE10A" w14:textId="77777777" w:rsidR="006077A7" w:rsidRDefault="006077A7" w:rsidP="006077A7">
      <w:pPr>
        <w:ind w:firstLine="708"/>
      </w:pPr>
    </w:p>
    <w:p w14:paraId="2EF33C5D" w14:textId="7C8B0EC7" w:rsidR="00842FFF" w:rsidRDefault="00842FFF" w:rsidP="006077A7">
      <w:pPr>
        <w:ind w:firstLine="708"/>
      </w:pPr>
      <w:r w:rsidRPr="005405E7">
        <w:t xml:space="preserve">El desarrollo de antenas RFID flexibles ha avanzado considerablemente gracias al </w:t>
      </w:r>
      <w:r w:rsidR="00D447FC">
        <w:t>empleo de nuevas técnicas de fabricación basadas en la impresión electrónica y en</w:t>
      </w:r>
      <w:r w:rsidRPr="005405E7">
        <w:t xml:space="preserve"> materiales conductores modernos. En este sentido, se propone una antena RFID flexible impresa mediante tecnología, lo que permite reducir el costo de fabricación y facilitar la producción </w:t>
      </w:r>
      <w:r w:rsidR="00D447FC">
        <w:t>a gran escala</w:t>
      </w:r>
      <w:r w:rsidRPr="005405E7">
        <w:t xml:space="preserve">. El artículo explica que la antena se fabrica utilizando </w:t>
      </w:r>
      <w:r w:rsidRPr="005405E7">
        <w:rPr>
          <w:b/>
          <w:bCs/>
        </w:rPr>
        <w:t>tinta conductora basada en nanopartículas de plata</w:t>
      </w:r>
      <w:r w:rsidRPr="005405E7">
        <w:t>, ya que la estructura “is printed on photo paper using silver nanoparticle conductive ink” (Islam et al., 2018) . Esta afirmación demuestra que el uso de nanopartículas metálicas, especialmente la plata, es uno de los métodos más utilizados actualmente para mejorar la conductividad eléctrica y el rendimiento de las antenas RFID modernas.</w:t>
      </w:r>
    </w:p>
    <w:p w14:paraId="5B9B4AC6" w14:textId="77777777" w:rsidR="006077A7" w:rsidRPr="005405E7" w:rsidRDefault="006077A7" w:rsidP="006077A7">
      <w:pPr>
        <w:ind w:firstLine="708"/>
      </w:pPr>
    </w:p>
    <w:p w14:paraId="445F8524" w14:textId="78760BC5" w:rsidR="00842FFF" w:rsidRPr="005405E7" w:rsidRDefault="00842FFF" w:rsidP="006077A7">
      <w:pPr>
        <w:ind w:firstLine="708"/>
      </w:pPr>
      <w:r w:rsidRPr="005405E7">
        <w:lastRenderedPageBreak/>
        <w:t>Además, el mismo estudio señala que las nuevas técnicas de impresión permiten fabricar antenas directamente sobre materiales flexibles</w:t>
      </w:r>
      <w:r w:rsidR="00D447FC">
        <w:t>, como el</w:t>
      </w:r>
      <w:r w:rsidRPr="005405E7">
        <w:t xml:space="preserve"> papel fotográfico, lo que facilita el desarrollo de etiquetas ligeras, económicas y fáciles de producir. El artículo también menciona que el uso de tintas conductoras no se limita </w:t>
      </w:r>
      <w:r w:rsidR="00D447FC">
        <w:t>a la plata, sino que se emplean otros materiales, como nanotubos de carbono y diferentes tipos de partículas conductoras,</w:t>
      </w:r>
      <w:r w:rsidRPr="005405E7">
        <w:t xml:space="preserve"> para mejorar la eficiencia y la flexibilidad de las antenas RFID (Islam et al., 2018</w:t>
      </w:r>
      <w:r>
        <w:t>)</w:t>
      </w:r>
      <w:r w:rsidR="006077A7">
        <w:t>.</w:t>
      </w:r>
    </w:p>
    <w:p w14:paraId="68D86314" w14:textId="77777777" w:rsidR="00DA19F0" w:rsidRDefault="00DA19F0" w:rsidP="0058786A">
      <w:pPr>
        <w:rPr>
          <w:rFonts w:cs="Times New Roman"/>
          <w:b/>
          <w:bCs/>
          <w:szCs w:val="24"/>
        </w:rPr>
      </w:pPr>
    </w:p>
    <w:p w14:paraId="7D6EFB30" w14:textId="2C26A218" w:rsidR="00DA19F0" w:rsidRDefault="00DA19F0" w:rsidP="00DA19F0">
      <w:pPr>
        <w:rPr>
          <w:rFonts w:cs="Times New Roman"/>
          <w:b/>
          <w:bCs/>
          <w:szCs w:val="24"/>
        </w:rPr>
      </w:pPr>
      <w:r w:rsidRPr="006342B8">
        <w:rPr>
          <w:rFonts w:cs="Times New Roman"/>
          <w:b/>
          <w:bCs/>
          <w:szCs w:val="24"/>
        </w:rPr>
        <w:t>6.</w:t>
      </w:r>
      <w:r>
        <w:rPr>
          <w:rFonts w:cs="Times New Roman"/>
          <w:b/>
          <w:bCs/>
          <w:szCs w:val="24"/>
        </w:rPr>
        <w:t>7</w:t>
      </w:r>
      <w:r w:rsidRPr="006342B8">
        <w:rPr>
          <w:rFonts w:cs="Times New Roman"/>
          <w:b/>
          <w:bCs/>
          <w:szCs w:val="24"/>
        </w:rPr>
        <w:t xml:space="preserve"> </w:t>
      </w:r>
      <w:r>
        <w:rPr>
          <w:rFonts w:cs="Times New Roman"/>
          <w:b/>
          <w:bCs/>
          <w:szCs w:val="24"/>
        </w:rPr>
        <w:t>Seguridad electromagnética (SAR)</w:t>
      </w:r>
    </w:p>
    <w:p w14:paraId="3DC58249" w14:textId="77777777" w:rsidR="00DA19F0" w:rsidRDefault="00DA19F0" w:rsidP="0058786A">
      <w:pPr>
        <w:rPr>
          <w:rFonts w:cs="Times New Roman"/>
          <w:b/>
          <w:bCs/>
          <w:szCs w:val="24"/>
        </w:rPr>
      </w:pPr>
    </w:p>
    <w:p w14:paraId="6A2892F8" w14:textId="3A22EF29" w:rsidR="00DA19F0" w:rsidRDefault="00DA19F0" w:rsidP="0058786A">
      <w:pPr>
        <w:rPr>
          <w:rFonts w:cs="Times New Roman"/>
          <w:szCs w:val="24"/>
        </w:rPr>
      </w:pPr>
      <w:r>
        <w:rPr>
          <w:rFonts w:cs="Times New Roman"/>
          <w:b/>
          <w:bCs/>
          <w:szCs w:val="24"/>
        </w:rPr>
        <w:tab/>
      </w:r>
      <w:r w:rsidRPr="00DA19F0">
        <w:rPr>
          <w:rFonts w:cs="Times New Roman"/>
          <w:szCs w:val="24"/>
        </w:rPr>
        <w:t>El uso de dispositivos que emiten radiación electromagnética requiere considerar los efectos de exposición en el cuerpo humano. Para evaluar este aspecto se utiliza el parámetro conocido como Specific Absorption Rate (SAR)</w:t>
      </w:r>
      <w:r w:rsidR="003A3AD2">
        <w:rPr>
          <w:rFonts w:cs="Times New Roman"/>
          <w:szCs w:val="24"/>
        </w:rPr>
        <w:t xml:space="preserve"> </w:t>
      </w:r>
      <w:r w:rsidR="003A3AD2" w:rsidRPr="00D277C1">
        <w:rPr>
          <w:rFonts w:cs="Times New Roman"/>
          <w:szCs w:val="24"/>
        </w:rPr>
        <w:t>(Pozar, 2012)</w:t>
      </w:r>
      <w:r w:rsidRPr="00DA19F0">
        <w:rPr>
          <w:rFonts w:cs="Times New Roman"/>
          <w:szCs w:val="24"/>
        </w:rPr>
        <w:t>.</w:t>
      </w:r>
      <w:r>
        <w:rPr>
          <w:rFonts w:cs="Times New Roman"/>
          <w:szCs w:val="24"/>
        </w:rPr>
        <w:t xml:space="preserve"> Este </w:t>
      </w:r>
      <w:r w:rsidRPr="00DA19F0">
        <w:rPr>
          <w:rFonts w:cs="Times New Roman"/>
          <w:szCs w:val="24"/>
        </w:rPr>
        <w:t>representa la tasa de absorción de energía electromagnética por unidad de masa del tejido biológico y se expresa en vatios por kilogramo (W/kg).</w:t>
      </w:r>
    </w:p>
    <w:p w14:paraId="150D7756" w14:textId="77777777" w:rsidR="00DA19F0" w:rsidRDefault="00DA19F0" w:rsidP="0058786A">
      <w:pPr>
        <w:rPr>
          <w:rFonts w:cs="Times New Roman"/>
          <w:szCs w:val="24"/>
        </w:rPr>
      </w:pPr>
    </w:p>
    <w:p w14:paraId="029540F7" w14:textId="08894E74" w:rsidR="00DA19F0" w:rsidRDefault="00DA19F0" w:rsidP="0058786A">
      <w:pPr>
        <w:rPr>
          <w:rFonts w:cs="Times New Roman"/>
          <w:szCs w:val="24"/>
        </w:rPr>
      </w:pPr>
      <w:r>
        <w:rPr>
          <w:rFonts w:cs="Times New Roman"/>
          <w:szCs w:val="24"/>
        </w:rPr>
        <w:tab/>
        <w:t>Está definido como:</w:t>
      </w:r>
    </w:p>
    <w:p w14:paraId="2E11EAFA" w14:textId="77777777" w:rsidR="00DA19F0" w:rsidRDefault="00DA19F0" w:rsidP="0058786A">
      <w:pPr>
        <w:rPr>
          <w:rFonts w:cs="Times New Roman"/>
          <w:szCs w:val="24"/>
        </w:rPr>
      </w:pPr>
    </w:p>
    <w:p w14:paraId="6D3BC05E" w14:textId="15FDAB27" w:rsidR="00DA19F0" w:rsidRPr="00DA19F0" w:rsidRDefault="00DA19F0" w:rsidP="0058786A">
      <w:pPr>
        <w:rPr>
          <w:rFonts w:cs="Times New Roman"/>
          <w:szCs w:val="24"/>
        </w:rPr>
      </w:pPr>
      <m:oMathPara>
        <m:oMath>
          <m:r>
            <m:rPr>
              <m:sty m:val="bi"/>
            </m:rPr>
            <w:rPr>
              <w:rFonts w:ascii="Cambria Math" w:hAnsi="Cambria Math" w:cs="Times New Roman"/>
              <w:szCs w:val="24"/>
            </w:rPr>
            <m:t xml:space="preserve">SAR= </m:t>
          </m:r>
          <m:f>
            <m:fPr>
              <m:ctrlPr>
                <w:rPr>
                  <w:rFonts w:ascii="Cambria Math" w:hAnsi="Cambria Math" w:cs="Times New Roman"/>
                  <w:b/>
                  <w:bCs/>
                  <w:i/>
                  <w:szCs w:val="24"/>
                </w:rPr>
              </m:ctrlPr>
            </m:fPr>
            <m:num>
              <m:r>
                <m:rPr>
                  <m:sty m:val="bi"/>
                </m:rPr>
                <w:rPr>
                  <w:rFonts w:ascii="Cambria Math" w:hAnsi="Cambria Math" w:cs="Times New Roman"/>
                  <w:szCs w:val="24"/>
                </w:rPr>
                <m:t>σ|</m:t>
              </m:r>
              <m:sSup>
                <m:sSupPr>
                  <m:ctrlPr>
                    <w:rPr>
                      <w:rFonts w:ascii="Cambria Math" w:hAnsi="Cambria Math" w:cs="Times New Roman"/>
                      <w:b/>
                      <w:bCs/>
                      <w:i/>
                      <w:szCs w:val="24"/>
                    </w:rPr>
                  </m:ctrlPr>
                </m:sSupPr>
                <m:e>
                  <m:r>
                    <m:rPr>
                      <m:sty m:val="bi"/>
                    </m:rPr>
                    <w:rPr>
                      <w:rFonts w:ascii="Cambria Math" w:hAnsi="Cambria Math" w:cs="Times New Roman"/>
                      <w:szCs w:val="24"/>
                    </w:rPr>
                    <m:t>E|</m:t>
                  </m:r>
                </m:e>
                <m:sup>
                  <m:r>
                    <m:rPr>
                      <m:sty m:val="bi"/>
                    </m:rPr>
                    <w:rPr>
                      <w:rFonts w:ascii="Cambria Math" w:hAnsi="Cambria Math" w:cs="Times New Roman"/>
                      <w:szCs w:val="24"/>
                    </w:rPr>
                    <m:t>2</m:t>
                  </m:r>
                </m:sup>
              </m:sSup>
            </m:num>
            <m:den>
              <m:r>
                <m:rPr>
                  <m:sty m:val="bi"/>
                </m:rPr>
                <w:rPr>
                  <w:rFonts w:ascii="Cambria Math" w:hAnsi="Cambria Math" w:cs="Times New Roman"/>
                  <w:szCs w:val="24"/>
                </w:rPr>
                <m:t>ρ</m:t>
              </m:r>
            </m:den>
          </m:f>
          <m:r>
            <m:rPr>
              <m:sty m:val="bi"/>
            </m:rPr>
            <w:rPr>
              <w:rFonts w:ascii="Cambria Math" w:eastAsiaTheme="minorEastAsia" w:hAnsi="Cambria Math" w:cs="Times New Roman"/>
              <w:szCs w:val="24"/>
            </w:rPr>
            <m:t xml:space="preserve"> </m:t>
          </m:r>
          <m:r>
            <w:rPr>
              <w:rFonts w:ascii="Cambria Math" w:eastAsiaTheme="minorEastAsia" w:hAnsi="Cambria Math" w:cs="Times New Roman"/>
              <w:szCs w:val="24"/>
            </w:rPr>
            <m:t>(10)</m:t>
          </m:r>
        </m:oMath>
      </m:oMathPara>
    </w:p>
    <w:p w14:paraId="2FAAE43C" w14:textId="77777777" w:rsidR="006A743B" w:rsidRDefault="006A743B" w:rsidP="00CE5CE5">
      <w:pPr>
        <w:ind w:firstLine="708"/>
        <w:jc w:val="left"/>
        <w:rPr>
          <w:rFonts w:cs="Times New Roman"/>
          <w:szCs w:val="24"/>
        </w:rPr>
      </w:pPr>
    </w:p>
    <w:p w14:paraId="0E544BD4" w14:textId="7683043F" w:rsidR="00D277C1" w:rsidRDefault="00DA19F0" w:rsidP="00CE5CE5">
      <w:pPr>
        <w:ind w:firstLine="708"/>
        <w:jc w:val="left"/>
        <w:rPr>
          <w:rFonts w:cs="Times New Roman"/>
          <w:szCs w:val="24"/>
        </w:rPr>
      </w:pPr>
      <w:r>
        <w:rPr>
          <w:rFonts w:cs="Times New Roman"/>
          <w:szCs w:val="24"/>
        </w:rPr>
        <w:t>Donde:</w:t>
      </w:r>
    </w:p>
    <w:p w14:paraId="07AA6DBB" w14:textId="77777777" w:rsidR="00DA19F0" w:rsidRDefault="00DA19F0" w:rsidP="00CE5CE5">
      <w:pPr>
        <w:ind w:firstLine="708"/>
        <w:jc w:val="left"/>
        <w:rPr>
          <w:rFonts w:cs="Times New Roman"/>
          <w:szCs w:val="24"/>
        </w:rPr>
      </w:pPr>
    </w:p>
    <w:p w14:paraId="318ED652" w14:textId="5DAC3627" w:rsidR="00DA19F0" w:rsidRPr="003A3AD2" w:rsidRDefault="003A3AD2" w:rsidP="00DA19F0">
      <w:pPr>
        <w:pStyle w:val="Prrafodelista"/>
        <w:numPr>
          <w:ilvl w:val="0"/>
          <w:numId w:val="40"/>
        </w:numPr>
        <w:jc w:val="left"/>
        <w:rPr>
          <w:rFonts w:cs="Times New Roman"/>
          <w:szCs w:val="24"/>
        </w:rPr>
      </w:pPr>
      <m:oMath>
        <m:r>
          <w:rPr>
            <w:rFonts w:ascii="Cambria Math" w:hAnsi="Cambria Math" w:cs="Times New Roman"/>
            <w:szCs w:val="24"/>
          </w:rPr>
          <m:t>σ</m:t>
        </m:r>
      </m:oMath>
      <w:r>
        <w:rPr>
          <w:rFonts w:eastAsiaTheme="minorEastAsia" w:cs="Times New Roman"/>
          <w:szCs w:val="24"/>
        </w:rPr>
        <w:t xml:space="preserve"> es la conductividad del tejido.</w:t>
      </w:r>
    </w:p>
    <w:p w14:paraId="31B14A64" w14:textId="4EE6355B" w:rsidR="003A3AD2" w:rsidRPr="003A3AD2" w:rsidRDefault="003A3AD2" w:rsidP="00DA19F0">
      <w:pPr>
        <w:pStyle w:val="Prrafodelista"/>
        <w:numPr>
          <w:ilvl w:val="0"/>
          <w:numId w:val="40"/>
        </w:numPr>
        <w:jc w:val="left"/>
        <w:rPr>
          <w:rFonts w:cs="Times New Roman"/>
          <w:szCs w:val="24"/>
        </w:rPr>
      </w:pPr>
      <m:oMath>
        <m:r>
          <w:rPr>
            <w:rFonts w:ascii="Cambria Math" w:hAnsi="Cambria Math" w:cs="Times New Roman"/>
            <w:szCs w:val="24"/>
          </w:rPr>
          <m:t>E</m:t>
        </m:r>
      </m:oMath>
      <w:r>
        <w:rPr>
          <w:rFonts w:eastAsiaTheme="minorEastAsia" w:cs="Times New Roman"/>
          <w:szCs w:val="24"/>
        </w:rPr>
        <w:t xml:space="preserve"> es el campo eléctrico.</w:t>
      </w:r>
    </w:p>
    <w:p w14:paraId="57EE3182" w14:textId="52DC1A38" w:rsidR="003A3AD2" w:rsidRPr="00DA19F0" w:rsidRDefault="003A3AD2" w:rsidP="00DA19F0">
      <w:pPr>
        <w:pStyle w:val="Prrafodelista"/>
        <w:numPr>
          <w:ilvl w:val="0"/>
          <w:numId w:val="40"/>
        </w:numPr>
        <w:jc w:val="left"/>
        <w:rPr>
          <w:rFonts w:cs="Times New Roman"/>
          <w:szCs w:val="24"/>
        </w:rPr>
      </w:pPr>
      <m:oMath>
        <m:r>
          <w:rPr>
            <w:rFonts w:ascii="Cambria Math" w:hAnsi="Cambria Math" w:cs="Times New Roman"/>
            <w:szCs w:val="24"/>
          </w:rPr>
          <m:t>ρ</m:t>
        </m:r>
      </m:oMath>
      <w:r>
        <w:rPr>
          <w:rFonts w:eastAsiaTheme="minorEastAsia" w:cs="Times New Roman"/>
          <w:szCs w:val="24"/>
        </w:rPr>
        <w:t xml:space="preserve"> es la densidad del tejido.</w:t>
      </w:r>
    </w:p>
    <w:p w14:paraId="05D300DF" w14:textId="77777777" w:rsidR="00D277C1" w:rsidRDefault="00D277C1" w:rsidP="00CE5CE5">
      <w:pPr>
        <w:ind w:firstLine="708"/>
        <w:jc w:val="left"/>
        <w:rPr>
          <w:rFonts w:cs="Times New Roman"/>
          <w:szCs w:val="24"/>
        </w:rPr>
      </w:pPr>
    </w:p>
    <w:p w14:paraId="2D7CED33" w14:textId="5E1C911D" w:rsidR="00D277C1" w:rsidRDefault="003A3AD2" w:rsidP="00CE5CE5">
      <w:pPr>
        <w:ind w:firstLine="708"/>
        <w:jc w:val="left"/>
        <w:rPr>
          <w:rFonts w:cs="Times New Roman"/>
          <w:b/>
          <w:szCs w:val="24"/>
        </w:rPr>
      </w:pPr>
      <w:r w:rsidRPr="003A3AD2">
        <w:rPr>
          <w:rFonts w:cs="Times New Roman"/>
          <w:szCs w:val="24"/>
        </w:rPr>
        <w:t>Los sistemas RFID que operan en la banda de 13.56 MHz presentan niveles de emisión electromagnética significativamente bajos</w:t>
      </w:r>
      <w:r w:rsidR="00D447FC">
        <w:rPr>
          <w:rFonts w:cs="Times New Roman"/>
          <w:szCs w:val="24"/>
        </w:rPr>
        <w:t xml:space="preserve"> y cumplen</w:t>
      </w:r>
      <w:r w:rsidRPr="003A3AD2">
        <w:rPr>
          <w:rFonts w:cs="Times New Roman"/>
          <w:szCs w:val="24"/>
        </w:rPr>
        <w:t xml:space="preserve"> ampliamente con los límites establecidos por organismos internacionales </w:t>
      </w:r>
      <w:r>
        <w:rPr>
          <w:rFonts w:cs="Times New Roman"/>
          <w:szCs w:val="24"/>
        </w:rPr>
        <w:t>(</w:t>
      </w:r>
      <w:r w:rsidRPr="003A3AD2">
        <w:rPr>
          <w:rFonts w:cs="Times New Roman"/>
          <w:szCs w:val="24"/>
        </w:rPr>
        <w:t>ICNIRP y FCC</w:t>
      </w:r>
      <w:r>
        <w:rPr>
          <w:rFonts w:cs="Times New Roman"/>
          <w:szCs w:val="24"/>
        </w:rPr>
        <w:t>)</w:t>
      </w:r>
      <w:r w:rsidRPr="003A3AD2">
        <w:rPr>
          <w:rFonts w:cs="Times New Roman"/>
          <w:szCs w:val="24"/>
        </w:rPr>
        <w:t xml:space="preserve">. Por lo tanto, su uso en entornos como </w:t>
      </w:r>
      <w:r w:rsidRPr="003A3AD2">
        <w:rPr>
          <w:rFonts w:cs="Times New Roman"/>
          <w:szCs w:val="24"/>
        </w:rPr>
        <w:lastRenderedPageBreak/>
        <w:t xml:space="preserve">bibliotecas es seguro desde el punto de vista de </w:t>
      </w:r>
      <w:r w:rsidR="00D447FC">
        <w:rPr>
          <w:rFonts w:cs="Times New Roman"/>
          <w:szCs w:val="24"/>
        </w:rPr>
        <w:t xml:space="preserve">la </w:t>
      </w:r>
      <w:r w:rsidRPr="003A3AD2">
        <w:rPr>
          <w:rFonts w:cs="Times New Roman"/>
          <w:szCs w:val="24"/>
        </w:rPr>
        <w:t>exposición electromagnética, sin representar riesgos para los usuarios.</w:t>
      </w:r>
      <w:r w:rsidR="00842FFF">
        <w:rPr>
          <w:rFonts w:cs="Times New Roman"/>
          <w:szCs w:val="24"/>
        </w:rPr>
        <w:t>3</w:t>
      </w:r>
    </w:p>
    <w:p w14:paraId="06F084DE" w14:textId="4385038A" w:rsidR="00A20FF0" w:rsidRPr="00285913" w:rsidRDefault="00A20FF0" w:rsidP="002F7768">
      <w:pPr>
        <w:spacing w:after="160" w:line="259" w:lineRule="auto"/>
        <w:jc w:val="center"/>
        <w:rPr>
          <w:b/>
        </w:rPr>
      </w:pPr>
      <w:bookmarkStart w:id="36" w:name="_Toc440985138"/>
      <w:r>
        <w:rPr>
          <w:b/>
        </w:rPr>
        <w:br w:type="page"/>
      </w:r>
      <w:r w:rsidR="002649F5">
        <w:rPr>
          <w:b/>
        </w:rPr>
        <w:lastRenderedPageBreak/>
        <w:t>7</w:t>
      </w:r>
      <w:r w:rsidR="000F2962" w:rsidRPr="00285913">
        <w:rPr>
          <w:b/>
        </w:rPr>
        <w:t xml:space="preserve"> </w:t>
      </w:r>
      <w:bookmarkStart w:id="37" w:name="_Toc440985139"/>
      <w:r w:rsidRPr="00285913">
        <w:rPr>
          <w:b/>
        </w:rPr>
        <w:t>Metodología</w:t>
      </w:r>
      <w:bookmarkEnd w:id="37"/>
    </w:p>
    <w:bookmarkEnd w:id="36"/>
    <w:p w14:paraId="468D151A" w14:textId="5268C79B" w:rsidR="00F53A1F" w:rsidRDefault="00F53A1F" w:rsidP="004B3744">
      <w:pPr>
        <w:rPr>
          <w:rFonts w:cs="Times New Roman"/>
          <w:b/>
          <w:sz w:val="20"/>
          <w:szCs w:val="20"/>
        </w:rPr>
      </w:pPr>
    </w:p>
    <w:p w14:paraId="424C820A" w14:textId="28C0D990" w:rsidR="00647CF9" w:rsidRDefault="002607F6" w:rsidP="009A0DE2">
      <w:pPr>
        <w:pStyle w:val="PrrAPA"/>
      </w:pPr>
      <w:r w:rsidRPr="002607F6">
        <w:t>De acuerdo con la naturaleza de los datos, la presente investigación se plantea como de tipo mixto</w:t>
      </w:r>
      <w:r w:rsidR="00931518">
        <w:t xml:space="preserve"> experimental</w:t>
      </w:r>
      <w:r w:rsidRPr="002607F6">
        <w:t xml:space="preserve">, ya que propone integrar el análisis cuantitativo de </w:t>
      </w:r>
      <w:r w:rsidR="00D447FC">
        <w:t xml:space="preserve">la </w:t>
      </w:r>
      <w:r w:rsidRPr="002607F6">
        <w:t>información técnica con la observación cualitativa del funcionamiento e implementación del sistema de Identificación por Radiofrecuencia (RFID) en el entorno bibliotecario. Este enfoque permitirá, en su aplicación, obtener una visión integral del desempeño del sistema, considerando tanto los aspectos numéricos como los operativos.</w:t>
      </w:r>
    </w:p>
    <w:p w14:paraId="70F228E4" w14:textId="77777777" w:rsidR="0004091A" w:rsidRDefault="0004091A" w:rsidP="009A0DE2">
      <w:pPr>
        <w:pStyle w:val="PrrAPA"/>
      </w:pPr>
    </w:p>
    <w:p w14:paraId="53F8E72C" w14:textId="42CA041E" w:rsidR="002607F6" w:rsidRDefault="002607F6" w:rsidP="009A0DE2">
      <w:pPr>
        <w:pStyle w:val="PrrAPA"/>
      </w:pPr>
      <w:r w:rsidRPr="002607F6">
        <w:t xml:space="preserve">En la fase cuantitativa, se proyecta la recolección de datos experimentales relacionados con el alcance, la velocidad de lectura y la precisión del sistema de Identificación por Radiofrecuencia (RFID), mediante la realización de pruebas controladas con etiquetas y lectores del tipo HF (13,56 MHz). Dichos datos serán posteriormente registrados y analizados </w:t>
      </w:r>
      <w:r w:rsidR="00D447FC">
        <w:t>estadísticamente para evaluar la eficiencia y la</w:t>
      </w:r>
      <w:r w:rsidRPr="002607F6">
        <w:t xml:space="preserve"> confiabilidad del prototipo.</w:t>
      </w:r>
    </w:p>
    <w:p w14:paraId="4A1F3870" w14:textId="77777777" w:rsidR="0004091A" w:rsidRDefault="0004091A" w:rsidP="009A0DE2">
      <w:pPr>
        <w:pStyle w:val="PrrAPA"/>
      </w:pPr>
    </w:p>
    <w:p w14:paraId="363C4A93" w14:textId="08D05B75" w:rsidR="002607F6" w:rsidRDefault="002607F6" w:rsidP="009A0DE2">
      <w:pPr>
        <w:pStyle w:val="PrrAPA"/>
      </w:pPr>
      <w:r w:rsidRPr="002607F6">
        <w:t>Por otro lado, la fase cualitativa contempla la observación directa del comportamiento del sistema durante su implementación, con el objetivo de identificar fortalezas, limitaciones y posibles mejoras en los procesos bibliotecarios. Este análisis permitirá comprender cómo la tecnología de Identificación por Radiofrecuencia (RFID) podría optimizar las actividades de préstamo, devolución e inventario, y cómo se adaptaría al entorno real de la biblioteca “Monseñor Héctor Rueda Hernández” de la IUSH.</w:t>
      </w:r>
    </w:p>
    <w:p w14:paraId="645E2119" w14:textId="77777777" w:rsidR="0004091A" w:rsidRDefault="0004091A" w:rsidP="009A0DE2">
      <w:pPr>
        <w:pStyle w:val="PrrAPA"/>
      </w:pPr>
    </w:p>
    <w:p w14:paraId="3DBD3515" w14:textId="48D72911" w:rsidR="00CE78B4" w:rsidRDefault="00CE78B4" w:rsidP="00CE78B4">
      <w:pPr>
        <w:pStyle w:val="PrrAPA"/>
      </w:pPr>
      <w:r w:rsidRPr="002607F6">
        <w:t xml:space="preserve">La combinación de </w:t>
      </w:r>
      <w:r>
        <w:t xml:space="preserve">estos </w:t>
      </w:r>
      <w:r w:rsidRPr="002607F6">
        <w:t xml:space="preserve">enfoques se considera fundamental para obtener resultados más completos y precisos, ya que permitirá no solo cuantificar el rendimiento del sistema, sino también valorar su impacto operativo y </w:t>
      </w:r>
      <w:r w:rsidR="00D447FC">
        <w:t>su aplicabilidad práctica en el</w:t>
      </w:r>
      <w:r w:rsidRPr="002607F6">
        <w:t xml:space="preserve"> contexto institucional.</w:t>
      </w:r>
    </w:p>
    <w:p w14:paraId="544856AB" w14:textId="77777777" w:rsidR="0004091A" w:rsidRDefault="0004091A" w:rsidP="00CE78B4">
      <w:pPr>
        <w:pStyle w:val="PrrAPA"/>
      </w:pPr>
    </w:p>
    <w:p w14:paraId="548D4BAC" w14:textId="2C39CB5A" w:rsidR="00CE78B4" w:rsidRDefault="00CE78B4" w:rsidP="00CE78B4">
      <w:pPr>
        <w:pStyle w:val="PrrAPA"/>
      </w:pPr>
      <w:r>
        <w:t>Por último, l</w:t>
      </w:r>
      <w:r w:rsidRPr="00CE78B4">
        <w:t xml:space="preserve">a población objeto de estudio está conformada por la totalidad de los miembros de la comunidad académica de la Institución Universitaria Salazar y Herrera, </w:t>
      </w:r>
      <w:r>
        <w:t>en este caso</w:t>
      </w:r>
      <w:r w:rsidR="00D447FC">
        <w:t>,</w:t>
      </w:r>
      <w:r>
        <w:t xml:space="preserve"> los</w:t>
      </w:r>
      <w:r w:rsidRPr="00CE78B4">
        <w:t xml:space="preserve"> estudiantes</w:t>
      </w:r>
      <w:r>
        <w:t xml:space="preserve"> activos </w:t>
      </w:r>
      <w:r w:rsidRPr="00CE78B4">
        <w:t>sin distinción de edad, género, nivel educativo o área de desempeño.</w:t>
      </w:r>
      <w:r>
        <w:t xml:space="preserve"> </w:t>
      </w:r>
      <w:r w:rsidRPr="00CE78B4">
        <w:t xml:space="preserve">Se considera esta población debido a que todos ellos tienen acceso y hacen uso potencial de los </w:t>
      </w:r>
      <w:r w:rsidRPr="00CE78B4">
        <w:lastRenderedPageBreak/>
        <w:t>servicios ofrecidos por la biblioteca institucional, convirtiéndose en usuarios directos del sistema objeto de estudio.</w:t>
      </w:r>
    </w:p>
    <w:p w14:paraId="6FEEE18F" w14:textId="77777777" w:rsidR="0004091A" w:rsidRPr="00CE78B4" w:rsidRDefault="0004091A" w:rsidP="00CE78B4">
      <w:pPr>
        <w:pStyle w:val="PrrAPA"/>
      </w:pPr>
    </w:p>
    <w:p w14:paraId="5E46ECC5" w14:textId="52F634A1" w:rsidR="00CE78B4" w:rsidRDefault="00CE78B4" w:rsidP="00CE78B4">
      <w:pPr>
        <w:pStyle w:val="PrrAPA"/>
      </w:pPr>
      <w:r w:rsidRPr="00CE78B4">
        <w:t>En cuanto a las características generales, la población es heterogénea, ya que abarca diferentes rangos de edad</w:t>
      </w:r>
      <w:r>
        <w:t xml:space="preserve"> y </w:t>
      </w:r>
      <w:r w:rsidRPr="00CE78B4">
        <w:t>niveles de formación académica, lo que permite obtener una visión integral del uso y necesidades del servicio bibliotecario.</w:t>
      </w:r>
      <w:r>
        <w:t xml:space="preserve"> </w:t>
      </w:r>
      <w:r w:rsidRPr="00CE78B4">
        <w:t xml:space="preserve">Como criterios de inclusión, se consideran todos los miembros activos de la institución </w:t>
      </w:r>
      <w:r w:rsidR="00D447FC">
        <w:t>con</w:t>
      </w:r>
      <w:r w:rsidRPr="00CE78B4">
        <w:t xml:space="preserve"> acceso a la biblioteca. Se excluyen </w:t>
      </w:r>
      <w:r w:rsidR="00D447FC">
        <w:t>a las personas externas que no pertenecen a la comunidad universitaria, al personal graduado y a quienes</w:t>
      </w:r>
      <w:r w:rsidRPr="00CE78B4">
        <w:t xml:space="preserve"> no hacen uso de este servicio.</w:t>
      </w:r>
      <w:r w:rsidR="00D447FC">
        <w:t xml:space="preserve"> </w:t>
      </w:r>
    </w:p>
    <w:p w14:paraId="2CF0F2D1" w14:textId="77777777" w:rsidR="0004091A" w:rsidRPr="00CE78B4" w:rsidRDefault="0004091A" w:rsidP="00CE78B4">
      <w:pPr>
        <w:pStyle w:val="PrrAPA"/>
      </w:pPr>
    </w:p>
    <w:p w14:paraId="61F61BB4" w14:textId="47710848" w:rsidR="00CE78B4" w:rsidRDefault="00CE78B4" w:rsidP="00CE78B4">
      <w:pPr>
        <w:pStyle w:val="PrrAPA"/>
      </w:pPr>
      <w:r w:rsidRPr="00CE78B4">
        <w:t xml:space="preserve">El tamaño de la población corresponde al total de usuarios </w:t>
      </w:r>
      <w:r w:rsidR="00AE7993">
        <w:t xml:space="preserve">activos </w:t>
      </w:r>
      <w:r w:rsidRPr="00CE78B4">
        <w:t xml:space="preserve">vinculados a la institución </w:t>
      </w:r>
      <w:commentRangeStart w:id="38"/>
      <w:commentRangeStart w:id="39"/>
      <w:r w:rsidRPr="00CE78B4">
        <w:t>(</w:t>
      </w:r>
      <w:r w:rsidR="00D613A4">
        <w:t>1670 Estudiantes</w:t>
      </w:r>
      <w:r w:rsidRPr="00CE78B4">
        <w:t>)</w:t>
      </w:r>
      <w:commentRangeEnd w:id="38"/>
      <w:r w:rsidR="00537B33" w:rsidRPr="00CE78B4">
        <w:rPr>
          <w:rStyle w:val="Refdecomentario"/>
          <w:sz w:val="24"/>
          <w:szCs w:val="24"/>
        </w:rPr>
        <w:commentReference w:id="38"/>
      </w:r>
      <w:commentRangeEnd w:id="39"/>
      <w:r w:rsidR="00377552" w:rsidRPr="00CE78B4">
        <w:rPr>
          <w:rStyle w:val="Refdecomentario"/>
          <w:sz w:val="24"/>
          <w:szCs w:val="24"/>
        </w:rPr>
        <w:commentReference w:id="39"/>
      </w:r>
      <w:r w:rsidRPr="00CE78B4">
        <w:t>, por lo cual se clasifica como una población finita.</w:t>
      </w:r>
    </w:p>
    <w:p w14:paraId="57C1386B" w14:textId="77777777" w:rsidR="007667E1" w:rsidRDefault="007667E1" w:rsidP="00CE78B4">
      <w:pPr>
        <w:pStyle w:val="PrrAPA"/>
      </w:pPr>
    </w:p>
    <w:p w14:paraId="74DD93C3" w14:textId="416623B8" w:rsidR="007667E1" w:rsidRDefault="007667E1" w:rsidP="00CE78B4">
      <w:pPr>
        <w:pStyle w:val="PrrAPA"/>
      </w:pPr>
      <w:r>
        <w:t>Para determinar el tamaño de la muestra, tenemos la siguiente fórmula:</w:t>
      </w:r>
    </w:p>
    <w:p w14:paraId="123C756E" w14:textId="77777777" w:rsidR="007667E1" w:rsidRDefault="007667E1" w:rsidP="00CE78B4">
      <w:pPr>
        <w:pStyle w:val="PrrAPA"/>
      </w:pPr>
    </w:p>
    <w:p w14:paraId="0C505EE9" w14:textId="4B78E789" w:rsidR="007667E1" w:rsidRPr="00906A75" w:rsidRDefault="007667E1" w:rsidP="00CE78B4">
      <w:pPr>
        <w:pStyle w:val="PrrAPA"/>
        <w:rPr>
          <w:rFonts w:eastAsiaTheme="minorEastAsia"/>
          <w:b/>
          <w:bCs/>
        </w:rPr>
      </w:pPr>
      <m:oMathPara>
        <m:oMath>
          <m:r>
            <w:rPr>
              <w:rFonts w:ascii="Cambria Math" w:hAnsi="Cambria Math"/>
            </w:rPr>
            <m:t xml:space="preserve">n= </m:t>
          </m:r>
          <m:f>
            <m:fPr>
              <m:ctrlPr>
                <w:rPr>
                  <w:rFonts w:ascii="Cambria Math" w:hAnsi="Cambria Math"/>
                  <w:i/>
                </w:rPr>
              </m:ctrlPr>
            </m:fPr>
            <m:num>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p*q N</m:t>
              </m:r>
            </m:num>
            <m:den>
              <m:sSup>
                <m:sSupPr>
                  <m:ctrlPr>
                    <w:rPr>
                      <w:rFonts w:ascii="Cambria Math" w:hAnsi="Cambria Math"/>
                      <w:i/>
                    </w:rPr>
                  </m:ctrlPr>
                </m:sSupPr>
                <m:e>
                  <m:r>
                    <w:rPr>
                      <w:rFonts w:ascii="Cambria Math" w:hAnsi="Cambria Math"/>
                    </w:rPr>
                    <m:t>e</m:t>
                  </m:r>
                </m:e>
                <m:sup>
                  <m:r>
                    <w:rPr>
                      <w:rFonts w:ascii="Cambria Math" w:hAnsi="Cambria Math"/>
                    </w:rPr>
                    <m:t>2</m:t>
                  </m:r>
                </m:sup>
              </m:sSup>
              <m:d>
                <m:dPr>
                  <m:ctrlPr>
                    <w:rPr>
                      <w:rFonts w:ascii="Cambria Math" w:hAnsi="Cambria Math"/>
                      <w:i/>
                    </w:rPr>
                  </m:ctrlPr>
                </m:dPr>
                <m:e>
                  <m:r>
                    <w:rPr>
                      <w:rFonts w:ascii="Cambria Math" w:hAnsi="Cambria Math"/>
                    </w:rPr>
                    <m:t>N-1</m:t>
                  </m:r>
                </m:e>
              </m:d>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p*q</m:t>
              </m:r>
            </m:den>
          </m:f>
          <m:r>
            <m:rPr>
              <m:sty m:val="bi"/>
            </m:rPr>
            <w:rPr>
              <w:rFonts w:ascii="Cambria Math" w:eastAsiaTheme="minorEastAsia" w:hAnsi="Cambria Math"/>
            </w:rPr>
            <m:t xml:space="preserve">  (11)</m:t>
          </m:r>
        </m:oMath>
      </m:oMathPara>
    </w:p>
    <w:p w14:paraId="5C2B4243" w14:textId="454D91E6" w:rsidR="007667E1" w:rsidRDefault="007667E1" w:rsidP="00CE78B4">
      <w:pPr>
        <w:pStyle w:val="PrrAPA"/>
        <w:rPr>
          <w:rFonts w:eastAsiaTheme="minorEastAsia"/>
        </w:rPr>
      </w:pPr>
      <w:r>
        <w:rPr>
          <w:rFonts w:eastAsiaTheme="minorEastAsia"/>
        </w:rPr>
        <w:t>Donde:</w:t>
      </w:r>
    </w:p>
    <w:p w14:paraId="48C5C325" w14:textId="77777777" w:rsidR="007667E1" w:rsidRDefault="007667E1" w:rsidP="00CE78B4">
      <w:pPr>
        <w:pStyle w:val="PrrAPA"/>
        <w:rPr>
          <w:rFonts w:eastAsiaTheme="minorEastAsia"/>
        </w:rPr>
      </w:pPr>
    </w:p>
    <w:p w14:paraId="5DB960B3" w14:textId="7FAA983D" w:rsidR="007667E1" w:rsidRDefault="007667E1" w:rsidP="007667E1">
      <w:pPr>
        <w:pStyle w:val="PrrAPA"/>
        <w:numPr>
          <w:ilvl w:val="0"/>
          <w:numId w:val="45"/>
        </w:numPr>
      </w:pPr>
      <w:r>
        <w:t>n = tamaño de la muestra.</w:t>
      </w:r>
    </w:p>
    <w:p w14:paraId="515F7C46" w14:textId="74D71625" w:rsidR="007667E1" w:rsidRDefault="007667E1" w:rsidP="007667E1">
      <w:pPr>
        <w:pStyle w:val="PrrAPA"/>
        <w:numPr>
          <w:ilvl w:val="0"/>
          <w:numId w:val="45"/>
        </w:numPr>
      </w:pPr>
      <w:r>
        <w:t>N = población o universo. (1670)</w:t>
      </w:r>
    </w:p>
    <w:p w14:paraId="6A954459" w14:textId="55327174" w:rsidR="007667E1" w:rsidRDefault="007667E1" w:rsidP="007667E1">
      <w:pPr>
        <w:pStyle w:val="PrrAPA"/>
        <w:numPr>
          <w:ilvl w:val="0"/>
          <w:numId w:val="45"/>
        </w:numPr>
      </w:pPr>
      <w:r>
        <w:t xml:space="preserve">Z = nivel de confianza. (95% </w:t>
      </w:r>
      <w:r>
        <w:sym w:font="Wingdings" w:char="F0E0"/>
      </w:r>
      <w:r>
        <w:t xml:space="preserve"> 1,96)</w:t>
      </w:r>
    </w:p>
    <w:p w14:paraId="285F469E" w14:textId="45C9D749" w:rsidR="007667E1" w:rsidRDefault="007667E1" w:rsidP="007667E1">
      <w:pPr>
        <w:pStyle w:val="PrrAPA"/>
        <w:numPr>
          <w:ilvl w:val="0"/>
          <w:numId w:val="45"/>
        </w:numPr>
      </w:pPr>
      <w:r>
        <w:t>p = probabilidad a favor. (0,5)</w:t>
      </w:r>
    </w:p>
    <w:p w14:paraId="708A3A19" w14:textId="421FBA70" w:rsidR="007667E1" w:rsidRDefault="007667E1" w:rsidP="007667E1">
      <w:pPr>
        <w:pStyle w:val="PrrAPA"/>
        <w:numPr>
          <w:ilvl w:val="0"/>
          <w:numId w:val="45"/>
        </w:numPr>
      </w:pPr>
      <w:r>
        <w:t>q = probabilidad en contra. (0,5)</w:t>
      </w:r>
    </w:p>
    <w:p w14:paraId="3D357F5A" w14:textId="394F9480" w:rsidR="007667E1" w:rsidRDefault="007667E1" w:rsidP="007667E1">
      <w:pPr>
        <w:pStyle w:val="PrrAPA"/>
        <w:numPr>
          <w:ilvl w:val="0"/>
          <w:numId w:val="45"/>
        </w:numPr>
      </w:pPr>
      <w:r>
        <w:t xml:space="preserve">e = error muestral. (10% </w:t>
      </w:r>
      <w:r>
        <w:sym w:font="Wingdings" w:char="F0E0"/>
      </w:r>
      <w:r>
        <w:t xml:space="preserve"> 0,1)</w:t>
      </w:r>
    </w:p>
    <w:p w14:paraId="63A8EBE5" w14:textId="77777777" w:rsidR="007667E1" w:rsidRDefault="007667E1" w:rsidP="007667E1">
      <w:pPr>
        <w:pStyle w:val="PrrAPA"/>
      </w:pPr>
    </w:p>
    <w:p w14:paraId="392AE77D" w14:textId="1129D484" w:rsidR="007667E1" w:rsidRPr="007667E1" w:rsidRDefault="007667E1" w:rsidP="007667E1">
      <w:pPr>
        <w:pStyle w:val="PrrAPA"/>
        <w:rPr>
          <w:rFonts w:eastAsiaTheme="minorEastAsia"/>
        </w:rPr>
      </w:pPr>
      <m:oMathPara>
        <m:oMath>
          <m:r>
            <w:rPr>
              <w:rFonts w:ascii="Cambria Math" w:hAnsi="Cambria Math"/>
            </w:rPr>
            <m:t xml:space="preserve">n= </m:t>
          </m:r>
          <m:f>
            <m:fPr>
              <m:ctrlPr>
                <w:rPr>
                  <w:rFonts w:ascii="Cambria Math" w:hAnsi="Cambria Math"/>
                  <w:i/>
                </w:rPr>
              </m:ctrlPr>
            </m:fPr>
            <m:num>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 xml:space="preserve"> 0,5*0,5 1670</m:t>
              </m:r>
            </m:num>
            <m:den>
              <m:sSup>
                <m:sSupPr>
                  <m:ctrlPr>
                    <w:rPr>
                      <w:rFonts w:ascii="Cambria Math" w:hAnsi="Cambria Math"/>
                      <w:i/>
                    </w:rPr>
                  </m:ctrlPr>
                </m:sSupPr>
                <m:e>
                  <m:r>
                    <w:rPr>
                      <w:rFonts w:ascii="Cambria Math" w:hAnsi="Cambria Math"/>
                    </w:rPr>
                    <m:t>0,1</m:t>
                  </m:r>
                </m:e>
                <m:sup>
                  <m:r>
                    <w:rPr>
                      <w:rFonts w:ascii="Cambria Math" w:hAnsi="Cambria Math"/>
                    </w:rPr>
                    <m:t>2</m:t>
                  </m:r>
                </m:sup>
              </m:sSup>
              <m:d>
                <m:dPr>
                  <m:ctrlPr>
                    <w:rPr>
                      <w:rFonts w:ascii="Cambria Math" w:hAnsi="Cambria Math"/>
                      <w:i/>
                    </w:rPr>
                  </m:ctrlPr>
                </m:dPr>
                <m:e>
                  <m:r>
                    <w:rPr>
                      <w:rFonts w:ascii="Cambria Math" w:hAnsi="Cambria Math"/>
                    </w:rPr>
                    <m:t>1670-1</m:t>
                  </m:r>
                </m:e>
              </m:d>
              <m:r>
                <w:rPr>
                  <w:rFonts w:ascii="Cambria Math" w:hAnsi="Cambria Math"/>
                </w:rPr>
                <m:t>+</m:t>
              </m:r>
              <m:sSup>
                <m:sSupPr>
                  <m:ctrlPr>
                    <w:rPr>
                      <w:rFonts w:ascii="Cambria Math" w:hAnsi="Cambria Math"/>
                      <w:i/>
                    </w:rPr>
                  </m:ctrlPr>
                </m:sSupPr>
                <m:e>
                  <m:r>
                    <w:rPr>
                      <w:rFonts w:ascii="Cambria Math" w:hAnsi="Cambria Math"/>
                    </w:rPr>
                    <m:t>(1,96)</m:t>
                  </m:r>
                </m:e>
                <m:sup>
                  <m:r>
                    <w:rPr>
                      <w:rFonts w:ascii="Cambria Math" w:hAnsi="Cambria Math"/>
                    </w:rPr>
                    <m:t>2</m:t>
                  </m:r>
                </m:sup>
              </m:sSup>
              <m:r>
                <w:rPr>
                  <w:rFonts w:ascii="Cambria Math" w:hAnsi="Cambria Math"/>
                </w:rPr>
                <m:t xml:space="preserve"> 0,5*0,5</m:t>
              </m:r>
            </m:den>
          </m:f>
          <m:r>
            <w:rPr>
              <w:rFonts w:ascii="Cambria Math" w:hAnsi="Cambria Math"/>
            </w:rPr>
            <m:t>= 90,87 ≈91</m:t>
          </m:r>
        </m:oMath>
      </m:oMathPara>
    </w:p>
    <w:p w14:paraId="45993BC4" w14:textId="77777777" w:rsidR="00931518" w:rsidRDefault="00931518" w:rsidP="002001AD">
      <w:pPr>
        <w:pStyle w:val="PrrAPA"/>
        <w:ind w:firstLine="0"/>
      </w:pPr>
    </w:p>
    <w:p w14:paraId="51929918" w14:textId="5BD4D285" w:rsidR="002001AD" w:rsidRDefault="002001AD" w:rsidP="002001AD">
      <w:pPr>
        <w:pStyle w:val="PrrAPA"/>
        <w:ind w:firstLine="0"/>
      </w:pPr>
      <w:r>
        <w:tab/>
        <w:t xml:space="preserve">Es decir, que el tamaño de la muestra, para </w:t>
      </w:r>
      <w:r w:rsidR="00906A75">
        <w:t xml:space="preserve">el </w:t>
      </w:r>
      <w:r>
        <w:t>proyecto es de 91 personas.</w:t>
      </w:r>
    </w:p>
    <w:p w14:paraId="0FA37AA0" w14:textId="77777777" w:rsidR="00052E27" w:rsidRDefault="00052E27" w:rsidP="002001AD">
      <w:pPr>
        <w:pStyle w:val="PrrAPA"/>
        <w:ind w:firstLine="0"/>
      </w:pPr>
    </w:p>
    <w:p w14:paraId="09BD1E88" w14:textId="77777777" w:rsidR="00931518" w:rsidRDefault="00931518" w:rsidP="00931518">
      <w:pPr>
        <w:pStyle w:val="PrrAPA"/>
      </w:pPr>
      <w:r>
        <w:t>Fases metodológicas:</w:t>
      </w:r>
    </w:p>
    <w:p w14:paraId="696F57BE" w14:textId="77777777" w:rsidR="00B235E9" w:rsidRDefault="00B235E9" w:rsidP="00931518">
      <w:pPr>
        <w:pStyle w:val="PrrAPA"/>
      </w:pPr>
    </w:p>
    <w:p w14:paraId="06771A26" w14:textId="1C681EBF" w:rsidR="00931518" w:rsidRDefault="00931518" w:rsidP="00B235E9">
      <w:pPr>
        <w:pStyle w:val="PrrAPA"/>
        <w:numPr>
          <w:ilvl w:val="0"/>
          <w:numId w:val="26"/>
        </w:numPr>
      </w:pPr>
      <w:r>
        <w:t>Diagnóstico del sistema actual</w:t>
      </w:r>
    </w:p>
    <w:p w14:paraId="60564CA6" w14:textId="6A5DFCFA" w:rsidR="00B235E9" w:rsidRDefault="00B235E9" w:rsidP="00B235E9">
      <w:pPr>
        <w:pStyle w:val="PrrAPA"/>
        <w:numPr>
          <w:ilvl w:val="0"/>
          <w:numId w:val="26"/>
        </w:numPr>
      </w:pPr>
      <w:r>
        <w:t>Simulación y selección de componentes</w:t>
      </w:r>
    </w:p>
    <w:p w14:paraId="11772DFB" w14:textId="32BEF11E" w:rsidR="00931518" w:rsidRDefault="00931518" w:rsidP="00B235E9">
      <w:pPr>
        <w:pStyle w:val="PrrAPA"/>
        <w:numPr>
          <w:ilvl w:val="0"/>
          <w:numId w:val="26"/>
        </w:numPr>
      </w:pPr>
      <w:r>
        <w:t>Diseño del sistema RFID</w:t>
      </w:r>
    </w:p>
    <w:p w14:paraId="242BB1FA" w14:textId="6234CDC2" w:rsidR="00931518" w:rsidRDefault="00931518" w:rsidP="00B235E9">
      <w:pPr>
        <w:pStyle w:val="PrrAPA"/>
        <w:numPr>
          <w:ilvl w:val="0"/>
          <w:numId w:val="26"/>
        </w:numPr>
      </w:pPr>
      <w:r>
        <w:t>Implementación del prototipo</w:t>
      </w:r>
    </w:p>
    <w:p w14:paraId="3B579BB6" w14:textId="1EC67EB8" w:rsidR="00931518" w:rsidRDefault="00931518" w:rsidP="00B235E9">
      <w:pPr>
        <w:pStyle w:val="PrrAPA"/>
        <w:numPr>
          <w:ilvl w:val="0"/>
          <w:numId w:val="26"/>
        </w:numPr>
      </w:pPr>
      <w:r>
        <w:t>Pruebas controladas</w:t>
      </w:r>
    </w:p>
    <w:p w14:paraId="09BF13E7" w14:textId="3FF81A42" w:rsidR="00931518" w:rsidRDefault="00931518" w:rsidP="00B235E9">
      <w:pPr>
        <w:pStyle w:val="PrrAPA"/>
        <w:numPr>
          <w:ilvl w:val="0"/>
          <w:numId w:val="26"/>
        </w:numPr>
      </w:pPr>
      <w:r>
        <w:t>Análisis comparativo</w:t>
      </w:r>
    </w:p>
    <w:p w14:paraId="10C6F37C" w14:textId="77777777" w:rsidR="005E1959" w:rsidRDefault="005E1959" w:rsidP="00123135">
      <w:pPr>
        <w:pStyle w:val="PrrAPA"/>
      </w:pPr>
    </w:p>
    <w:p w14:paraId="572599A6" w14:textId="0593A771" w:rsidR="00123135" w:rsidRDefault="00123135" w:rsidP="009A0DE2">
      <w:pPr>
        <w:pStyle w:val="PrrAPA"/>
      </w:pPr>
      <w:r>
        <w:t>Según los objetivos anteriormente mencionados, se plantean las tareas:</w:t>
      </w:r>
    </w:p>
    <w:p w14:paraId="7AF612F8" w14:textId="77777777" w:rsidR="005E1959" w:rsidRDefault="005E1959" w:rsidP="009A0DE2">
      <w:pPr>
        <w:pStyle w:val="PrrAPA"/>
      </w:pPr>
    </w:p>
    <w:p w14:paraId="67CF0823" w14:textId="3E9D3A18" w:rsidR="00123135" w:rsidRDefault="00123135" w:rsidP="00123135">
      <w:pPr>
        <w:pStyle w:val="Prrafodelista"/>
        <w:numPr>
          <w:ilvl w:val="0"/>
          <w:numId w:val="18"/>
        </w:numPr>
      </w:pPr>
      <w:r>
        <w:t>A</w:t>
      </w:r>
      <w:r w:rsidRPr="00BD255D">
        <w:t xml:space="preserve">nalizar los procesos actuales de gestión bibliotecaria (préstamo, devolución, inventario y seguridad) de la biblioteca “Monseñor Héctor Rueda Hernández” para identificar las limitaciones de los métodos tradicionales y establecer los </w:t>
      </w:r>
      <w:r w:rsidR="00D447FC">
        <w:t>requisitos</w:t>
      </w:r>
      <w:r w:rsidR="00D447FC" w:rsidRPr="00BD255D">
        <w:t xml:space="preserve"> </w:t>
      </w:r>
      <w:r w:rsidRPr="00BD255D">
        <w:t>funcionales del sistema RFID.</w:t>
      </w:r>
    </w:p>
    <w:p w14:paraId="7C9574AC" w14:textId="77777777" w:rsidR="00370F5A" w:rsidRDefault="00370F5A" w:rsidP="00370F5A">
      <w:pPr>
        <w:pStyle w:val="Prrafodelista"/>
        <w:ind w:left="720"/>
      </w:pPr>
    </w:p>
    <w:p w14:paraId="0C78207A" w14:textId="78399780" w:rsidR="00123135" w:rsidRDefault="00046A29" w:rsidP="00123135">
      <w:pPr>
        <w:pStyle w:val="Prrafodelista"/>
        <w:numPr>
          <w:ilvl w:val="0"/>
          <w:numId w:val="20"/>
        </w:numPr>
      </w:pPr>
      <w:r w:rsidRPr="00046A29">
        <w:t xml:space="preserve">Realizar </w:t>
      </w:r>
      <w:r w:rsidR="00D447FC">
        <w:t>una entrevista estructurada con la líder de la biblioteca para</w:t>
      </w:r>
      <w:r>
        <w:t xml:space="preserve"> o</w:t>
      </w:r>
      <w:r w:rsidRPr="00046A29">
        <w:t>btener información detallada sobre procedimientos actuales, tiempos de proceso, dificultades frecuentes y necesidades no cubiertas.</w:t>
      </w:r>
    </w:p>
    <w:p w14:paraId="4F7E9CFA" w14:textId="5C954DF5" w:rsidR="00046A29" w:rsidRDefault="00046A29" w:rsidP="00123135">
      <w:pPr>
        <w:pStyle w:val="Prrafodelista"/>
        <w:numPr>
          <w:ilvl w:val="0"/>
          <w:numId w:val="20"/>
        </w:numPr>
      </w:pPr>
      <w:r w:rsidRPr="00046A29">
        <w:t xml:space="preserve">Diseñar el instrumento de medición para </w:t>
      </w:r>
      <w:r w:rsidR="00D447FC">
        <w:t xml:space="preserve">la </w:t>
      </w:r>
      <w:r w:rsidRPr="00046A29">
        <w:t>evaluación externa</w:t>
      </w:r>
      <w:r w:rsidR="00931518">
        <w:t>:</w:t>
      </w:r>
      <w:r w:rsidRPr="00046A29">
        <w:t xml:space="preserve"> </w:t>
      </w:r>
      <w:r w:rsidR="00D447FC">
        <w:t>elaborar</w:t>
      </w:r>
      <w:r w:rsidR="00D447FC" w:rsidRPr="00046A29">
        <w:t xml:space="preserve"> </w:t>
      </w:r>
      <w:r w:rsidRPr="00046A29">
        <w:t>un cuestionario o matriz comparativa para analizar el funcionamiento de sistemas de gestión en bibliotecas aledañas.</w:t>
      </w:r>
    </w:p>
    <w:p w14:paraId="5193B49D" w14:textId="6D05F6E3" w:rsidR="00046A29" w:rsidRDefault="00046A29" w:rsidP="00123135">
      <w:pPr>
        <w:pStyle w:val="Prrafodelista"/>
        <w:numPr>
          <w:ilvl w:val="0"/>
          <w:numId w:val="20"/>
        </w:numPr>
      </w:pPr>
      <w:r w:rsidRPr="00046A29">
        <w:t xml:space="preserve">Analizar la información recopilada </w:t>
      </w:r>
      <w:r>
        <w:t>para i</w:t>
      </w:r>
      <w:r w:rsidRPr="00046A29">
        <w:t xml:space="preserve">dentificar </w:t>
      </w:r>
      <w:r w:rsidR="00D447FC">
        <w:t xml:space="preserve">las </w:t>
      </w:r>
      <w:r w:rsidRPr="00046A29">
        <w:t>limitaciones de los métodos tradicionales y, con base en los hallazgos, establecer los requerimientos funcionales que debe cumplir el sistema RFID.</w:t>
      </w:r>
    </w:p>
    <w:p w14:paraId="6FA57C33" w14:textId="77777777" w:rsidR="00370F5A" w:rsidRPr="00BD255D" w:rsidRDefault="00370F5A" w:rsidP="00370F5A">
      <w:pPr>
        <w:pStyle w:val="Prrafodelista"/>
        <w:ind w:left="1080"/>
      </w:pPr>
    </w:p>
    <w:p w14:paraId="7522466A" w14:textId="52978730" w:rsidR="005E1959" w:rsidRDefault="00123135" w:rsidP="005E1959">
      <w:pPr>
        <w:pStyle w:val="Prrafodelista"/>
        <w:numPr>
          <w:ilvl w:val="0"/>
          <w:numId w:val="18"/>
        </w:numPr>
      </w:pPr>
      <w:r w:rsidRPr="00BD255D">
        <w:t>Diseñar la arquitectura integral del sistema RFID, seleccionando los componentes tecnológicos adecuados e integrando los módulos de identificación, control de circulación e inventario automatizado para su adaptación al entorno bibliotecario de la IUSH.</w:t>
      </w:r>
    </w:p>
    <w:p w14:paraId="58DD05E3" w14:textId="77777777" w:rsidR="00370F5A" w:rsidRDefault="00370F5A" w:rsidP="00370F5A">
      <w:pPr>
        <w:pStyle w:val="Prrafodelista"/>
        <w:ind w:left="720"/>
      </w:pPr>
    </w:p>
    <w:p w14:paraId="699407C9" w14:textId="73CC800A" w:rsidR="00123135" w:rsidRDefault="00046A29" w:rsidP="00046A29">
      <w:pPr>
        <w:pStyle w:val="Prrafodelista"/>
        <w:numPr>
          <w:ilvl w:val="0"/>
          <w:numId w:val="22"/>
        </w:numPr>
      </w:pPr>
      <w:r w:rsidRPr="00046A29">
        <w:t>Explorar alternativas, evaluar criterios como precisión, facilidad de uso y compatibilidad, y elegir el software más adecuado para el proyecto</w:t>
      </w:r>
      <w:r w:rsidR="0019467E">
        <w:t>.</w:t>
      </w:r>
    </w:p>
    <w:p w14:paraId="712C8ABD" w14:textId="264069DD" w:rsidR="00046A29" w:rsidRDefault="00046A29" w:rsidP="00046A29">
      <w:pPr>
        <w:pStyle w:val="Prrafodelista"/>
        <w:numPr>
          <w:ilvl w:val="0"/>
          <w:numId w:val="22"/>
        </w:numPr>
      </w:pPr>
      <w:r w:rsidRPr="00046A29">
        <w:t>Ejecutar pruebas en el software seleccionado</w:t>
      </w:r>
      <w:r w:rsidR="00D447FC">
        <w:t xml:space="preserve"> y recopilar datos sobre</w:t>
      </w:r>
      <w:r w:rsidRPr="00046A29">
        <w:t xml:space="preserve"> alcance, lectura, interferencias y comportamiento del sistema para validar la arquitectura inicial.</w:t>
      </w:r>
    </w:p>
    <w:p w14:paraId="327BE2BE" w14:textId="59BF7854" w:rsidR="00046A29" w:rsidRDefault="00046A29" w:rsidP="00046A29">
      <w:pPr>
        <w:pStyle w:val="Prrafodelista"/>
        <w:numPr>
          <w:ilvl w:val="0"/>
          <w:numId w:val="22"/>
        </w:numPr>
      </w:pPr>
      <w:r w:rsidRPr="00046A29">
        <w:t>Seleccionar el material adecuado considerando conductividad, resistencia, costo y desempeño, y establecer las dimensiones y parámetros necesarios para la fabricación</w:t>
      </w:r>
    </w:p>
    <w:p w14:paraId="502410AA" w14:textId="3237BDEB" w:rsidR="00046A29" w:rsidRDefault="00046A29" w:rsidP="00046A29">
      <w:pPr>
        <w:pStyle w:val="Prrafodelista"/>
        <w:numPr>
          <w:ilvl w:val="0"/>
          <w:numId w:val="22"/>
        </w:numPr>
      </w:pPr>
      <w:r w:rsidRPr="00046A29">
        <w:t>Crear los prototipos de antena, validar su funcionamiento en conjunto con el sistema simulado y realizar ajustes a la arquitectura con base en las pruebas</w:t>
      </w:r>
      <w:r w:rsidR="00370F5A">
        <w:t>.</w:t>
      </w:r>
    </w:p>
    <w:p w14:paraId="30CE6FCC" w14:textId="77777777" w:rsidR="00370F5A" w:rsidRPr="00BD255D" w:rsidRDefault="00370F5A" w:rsidP="00370F5A">
      <w:pPr>
        <w:pStyle w:val="Prrafodelista"/>
        <w:ind w:left="1080"/>
      </w:pPr>
    </w:p>
    <w:p w14:paraId="6EFBA4D3" w14:textId="0F774703" w:rsidR="00123135" w:rsidRDefault="00123135" w:rsidP="00123135">
      <w:pPr>
        <w:pStyle w:val="Prrafodelista"/>
        <w:numPr>
          <w:ilvl w:val="0"/>
          <w:numId w:val="18"/>
        </w:numPr>
      </w:pPr>
      <w:r w:rsidRPr="00BD255D">
        <w:t xml:space="preserve">Implementar el prototipo del sistema RFID, </w:t>
      </w:r>
      <w:r w:rsidR="00D447FC">
        <w:t>evaluar su desempeño en términos de alcance, velocidad, precisión y confiabilidad, y formular</w:t>
      </w:r>
      <w:r w:rsidRPr="00BD255D">
        <w:t xml:space="preserve"> recomendaciones para su adopción institucional.</w:t>
      </w:r>
    </w:p>
    <w:p w14:paraId="7496DC54" w14:textId="77777777" w:rsidR="00370F5A" w:rsidRDefault="00370F5A" w:rsidP="00370F5A">
      <w:pPr>
        <w:pStyle w:val="Prrafodelista"/>
        <w:ind w:left="720"/>
      </w:pPr>
    </w:p>
    <w:p w14:paraId="0EC483CA" w14:textId="4870CC1A" w:rsidR="00046A29" w:rsidRDefault="00046A29" w:rsidP="00046A29">
      <w:pPr>
        <w:pStyle w:val="Prrafodelista"/>
        <w:numPr>
          <w:ilvl w:val="0"/>
          <w:numId w:val="23"/>
        </w:numPr>
      </w:pPr>
      <w:r w:rsidRPr="00046A29">
        <w:t>Ensamblar antenas, etiquetas, lector, y módulos adicionales dentro de la arquitectura definida.</w:t>
      </w:r>
    </w:p>
    <w:p w14:paraId="7AC1974B" w14:textId="1B749D9B" w:rsidR="005E1959" w:rsidRDefault="00046A29" w:rsidP="005E1959">
      <w:pPr>
        <w:pStyle w:val="Prrafodelista"/>
        <w:numPr>
          <w:ilvl w:val="0"/>
          <w:numId w:val="23"/>
        </w:numPr>
      </w:pPr>
      <w:r w:rsidRPr="00046A29">
        <w:t>Medir alcance, velocidad, precisión y confiabilidad en condiciones reales del entorno bibliotecario.</w:t>
      </w:r>
    </w:p>
    <w:p w14:paraId="3578908C" w14:textId="77777777" w:rsidR="00046A29" w:rsidRDefault="00046A29" w:rsidP="00046A29">
      <w:pPr>
        <w:pStyle w:val="NormalWeb"/>
        <w:numPr>
          <w:ilvl w:val="0"/>
          <w:numId w:val="23"/>
        </w:numPr>
      </w:pPr>
      <w:r>
        <w:t>Documentar el desempeño del sistema, proponer ajustes técnicos y evaluar su viabilidad para implementación institucional.</w:t>
      </w:r>
    </w:p>
    <w:p w14:paraId="68D2627D" w14:textId="77777777" w:rsidR="00EE7B95" w:rsidRDefault="00EE7B95" w:rsidP="00EE7B95">
      <w:pPr>
        <w:pStyle w:val="NormalWeb"/>
        <w:ind w:left="1080"/>
      </w:pPr>
    </w:p>
    <w:p w14:paraId="10063736" w14:textId="08AF248F" w:rsidR="00046A29" w:rsidRDefault="00695D71" w:rsidP="00EE7B95">
      <w:pPr>
        <w:ind w:firstLine="708"/>
      </w:pPr>
      <w:r>
        <w:t>Herramientas de recolección de información:</w:t>
      </w:r>
    </w:p>
    <w:p w14:paraId="399A5528" w14:textId="77777777" w:rsidR="00292B44" w:rsidRDefault="00292B44" w:rsidP="00046A29">
      <w:pPr>
        <w:pStyle w:val="Prrafodelista"/>
        <w:ind w:left="1080"/>
      </w:pPr>
    </w:p>
    <w:p w14:paraId="5BA4CD45" w14:textId="6052B2A0" w:rsidR="00370F5A" w:rsidRDefault="00370F5A" w:rsidP="00370F5A">
      <w:pPr>
        <w:pStyle w:val="Descripcin"/>
      </w:pPr>
      <w:r>
        <w:t xml:space="preserve">Tabla </w:t>
      </w:r>
      <w:fldSimple w:instr=" SEQ Tabla \* ARABIC ">
        <w:r w:rsidR="00183E61">
          <w:rPr>
            <w:noProof/>
          </w:rPr>
          <w:t>2</w:t>
        </w:r>
      </w:fldSimple>
      <w:r>
        <w:t xml:space="preserve">. </w:t>
      </w:r>
      <w:r w:rsidR="00EE7B95">
        <w:rPr>
          <w:b/>
          <w:bCs/>
        </w:rPr>
        <w:t>Tabla metodológica</w:t>
      </w:r>
      <w:r w:rsidRPr="00F43F00">
        <w:t>. Fuente: Autor.</w:t>
      </w:r>
    </w:p>
    <w:p w14:paraId="1D3A6B9A" w14:textId="6108F9B0" w:rsidR="00695D71" w:rsidRDefault="00695D71" w:rsidP="00046A29">
      <w:pPr>
        <w:pStyle w:val="Prrafodelista"/>
        <w:ind w:left="1080"/>
        <w:rPr>
          <w:noProof/>
        </w:rPr>
      </w:pPr>
    </w:p>
    <w:p w14:paraId="6A05F6EF" w14:textId="77777777" w:rsidR="00052E27" w:rsidRDefault="00052E27" w:rsidP="00046A29">
      <w:pPr>
        <w:pStyle w:val="Prrafodelista"/>
        <w:ind w:left="1080"/>
        <w:rPr>
          <w:noProof/>
        </w:rPr>
      </w:pPr>
    </w:p>
    <w:tbl>
      <w:tblPr>
        <w:tblW w:w="9340" w:type="dxa"/>
        <w:tblCellMar>
          <w:left w:w="70" w:type="dxa"/>
          <w:right w:w="70" w:type="dxa"/>
        </w:tblCellMar>
        <w:tblLook w:val="04A0" w:firstRow="1" w:lastRow="0" w:firstColumn="1" w:lastColumn="0" w:noHBand="0" w:noVBand="1"/>
      </w:tblPr>
      <w:tblGrid>
        <w:gridCol w:w="1418"/>
        <w:gridCol w:w="3454"/>
        <w:gridCol w:w="2134"/>
        <w:gridCol w:w="2188"/>
        <w:gridCol w:w="146"/>
      </w:tblGrid>
      <w:tr w:rsidR="00EE7B95" w:rsidRPr="00806322" w14:paraId="60DFE43C" w14:textId="77777777" w:rsidTr="00EE7B95">
        <w:trPr>
          <w:gridAfter w:val="1"/>
          <w:wAfter w:w="36" w:type="dxa"/>
          <w:trHeight w:val="458"/>
        </w:trPr>
        <w:tc>
          <w:tcPr>
            <w:tcW w:w="9304" w:type="dxa"/>
            <w:gridSpan w:val="4"/>
            <w:vMerge w:val="restart"/>
            <w:tcBorders>
              <w:top w:val="single" w:sz="8" w:space="0" w:color="auto"/>
              <w:left w:val="single" w:sz="8" w:space="0" w:color="auto"/>
              <w:bottom w:val="single" w:sz="8" w:space="0" w:color="000000"/>
              <w:right w:val="single" w:sz="8" w:space="0" w:color="000000"/>
            </w:tcBorders>
            <w:vAlign w:val="center"/>
            <w:hideMark/>
          </w:tcPr>
          <w:p w14:paraId="1E348BB2" w14:textId="051EC9E1"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 xml:space="preserve">Obj. General: Diseñar un sistema de identificación por radiofrecuencia (RFID)  que </w:t>
            </w:r>
            <w:r w:rsidR="00D447FC">
              <w:rPr>
                <w:rFonts w:eastAsia="Times New Roman" w:cs="Times New Roman"/>
                <w:color w:val="000000"/>
                <w:szCs w:val="24"/>
                <w:lang w:eastAsia="es-CO"/>
              </w:rPr>
              <w:t>optimice</w:t>
            </w:r>
            <w:r w:rsidRPr="00806322">
              <w:rPr>
                <w:rFonts w:eastAsia="Times New Roman" w:cs="Times New Roman"/>
                <w:color w:val="000000"/>
                <w:szCs w:val="24"/>
                <w:lang w:eastAsia="es-CO"/>
              </w:rPr>
              <w:t xml:space="preserve"> el control, la trazabilidad y la gestión automatizada de los libros.</w:t>
            </w:r>
          </w:p>
        </w:tc>
      </w:tr>
      <w:tr w:rsidR="00EE7B95" w:rsidRPr="00806322" w14:paraId="1BD20518" w14:textId="77777777" w:rsidTr="00EE7B95">
        <w:trPr>
          <w:trHeight w:val="490"/>
        </w:trPr>
        <w:tc>
          <w:tcPr>
            <w:tcW w:w="9304" w:type="dxa"/>
            <w:gridSpan w:val="4"/>
            <w:vMerge/>
            <w:tcBorders>
              <w:top w:val="single" w:sz="8" w:space="0" w:color="auto"/>
              <w:left w:val="single" w:sz="8" w:space="0" w:color="auto"/>
              <w:bottom w:val="single" w:sz="8" w:space="0" w:color="000000"/>
              <w:right w:val="single" w:sz="8" w:space="0" w:color="000000"/>
            </w:tcBorders>
            <w:vAlign w:val="center"/>
            <w:hideMark/>
          </w:tcPr>
          <w:p w14:paraId="0843B0F6"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tcBorders>
              <w:top w:val="nil"/>
              <w:left w:val="nil"/>
              <w:bottom w:val="nil"/>
              <w:right w:val="nil"/>
            </w:tcBorders>
            <w:noWrap/>
            <w:vAlign w:val="bottom"/>
            <w:hideMark/>
          </w:tcPr>
          <w:p w14:paraId="27E874B5" w14:textId="77777777" w:rsidR="00EE7B95" w:rsidRPr="00806322" w:rsidRDefault="00EE7B95" w:rsidP="00EE7B95">
            <w:pPr>
              <w:spacing w:line="240" w:lineRule="auto"/>
              <w:jc w:val="center"/>
              <w:rPr>
                <w:rFonts w:eastAsia="Times New Roman" w:cs="Times New Roman"/>
                <w:color w:val="000000"/>
                <w:szCs w:val="24"/>
                <w:lang w:eastAsia="es-CO"/>
              </w:rPr>
            </w:pPr>
          </w:p>
        </w:tc>
      </w:tr>
      <w:tr w:rsidR="00EE7B95" w:rsidRPr="00806322" w14:paraId="52206379" w14:textId="77777777" w:rsidTr="007F7CC1">
        <w:trPr>
          <w:trHeight w:val="590"/>
        </w:trPr>
        <w:tc>
          <w:tcPr>
            <w:tcW w:w="1419" w:type="dxa"/>
            <w:tcBorders>
              <w:top w:val="nil"/>
              <w:left w:val="single" w:sz="8" w:space="0" w:color="auto"/>
              <w:bottom w:val="single" w:sz="8" w:space="0" w:color="auto"/>
              <w:right w:val="single" w:sz="4" w:space="0" w:color="auto"/>
            </w:tcBorders>
            <w:vAlign w:val="center"/>
            <w:hideMark/>
          </w:tcPr>
          <w:p w14:paraId="631A2C2E"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Específicos</w:t>
            </w:r>
          </w:p>
        </w:tc>
        <w:tc>
          <w:tcPr>
            <w:tcW w:w="3520" w:type="dxa"/>
            <w:tcBorders>
              <w:top w:val="nil"/>
              <w:left w:val="nil"/>
              <w:bottom w:val="single" w:sz="8" w:space="0" w:color="auto"/>
              <w:right w:val="single" w:sz="4" w:space="0" w:color="auto"/>
            </w:tcBorders>
            <w:vAlign w:val="center"/>
            <w:hideMark/>
          </w:tcPr>
          <w:p w14:paraId="7E1DBEF8"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Tarea</w:t>
            </w:r>
          </w:p>
        </w:tc>
        <w:tc>
          <w:tcPr>
            <w:tcW w:w="2153" w:type="dxa"/>
            <w:tcBorders>
              <w:top w:val="nil"/>
              <w:left w:val="nil"/>
              <w:bottom w:val="single" w:sz="8" w:space="0" w:color="auto"/>
              <w:right w:val="single" w:sz="4" w:space="0" w:color="auto"/>
            </w:tcBorders>
            <w:vAlign w:val="center"/>
            <w:hideMark/>
          </w:tcPr>
          <w:p w14:paraId="56341D43"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Herramientas de recolección</w:t>
            </w:r>
          </w:p>
        </w:tc>
        <w:tc>
          <w:tcPr>
            <w:tcW w:w="2212" w:type="dxa"/>
            <w:tcBorders>
              <w:top w:val="nil"/>
              <w:left w:val="nil"/>
              <w:bottom w:val="single" w:sz="8" w:space="0" w:color="auto"/>
              <w:right w:val="single" w:sz="8" w:space="0" w:color="auto"/>
            </w:tcBorders>
            <w:vAlign w:val="center"/>
            <w:hideMark/>
          </w:tcPr>
          <w:p w14:paraId="28538635"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Análisis de resultados</w:t>
            </w:r>
          </w:p>
        </w:tc>
        <w:tc>
          <w:tcPr>
            <w:tcW w:w="36" w:type="dxa"/>
            <w:vAlign w:val="center"/>
            <w:hideMark/>
          </w:tcPr>
          <w:p w14:paraId="27506431"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7ED30ED3" w14:textId="77777777" w:rsidTr="007F7CC1">
        <w:trPr>
          <w:trHeight w:val="710"/>
        </w:trPr>
        <w:tc>
          <w:tcPr>
            <w:tcW w:w="1419" w:type="dxa"/>
            <w:vMerge w:val="restart"/>
            <w:tcBorders>
              <w:top w:val="nil"/>
              <w:left w:val="single" w:sz="8" w:space="0" w:color="auto"/>
              <w:bottom w:val="single" w:sz="8" w:space="0" w:color="000000"/>
              <w:right w:val="single" w:sz="4" w:space="0" w:color="auto"/>
            </w:tcBorders>
            <w:vAlign w:val="center"/>
            <w:hideMark/>
          </w:tcPr>
          <w:p w14:paraId="3F94F139"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lastRenderedPageBreak/>
              <w:t xml:space="preserve">Analizar los procesos actuales de gestión bibliotecaria </w:t>
            </w:r>
          </w:p>
        </w:tc>
        <w:tc>
          <w:tcPr>
            <w:tcW w:w="3520" w:type="dxa"/>
            <w:tcBorders>
              <w:top w:val="nil"/>
              <w:left w:val="nil"/>
              <w:bottom w:val="single" w:sz="4" w:space="0" w:color="auto"/>
              <w:right w:val="single" w:sz="4" w:space="0" w:color="auto"/>
            </w:tcBorders>
            <w:vAlign w:val="center"/>
            <w:hideMark/>
          </w:tcPr>
          <w:p w14:paraId="4FF6F07F"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 xml:space="preserve">Entrevista estructurada a la líder de la biblioteca </w:t>
            </w:r>
          </w:p>
        </w:tc>
        <w:tc>
          <w:tcPr>
            <w:tcW w:w="2153" w:type="dxa"/>
            <w:tcBorders>
              <w:top w:val="nil"/>
              <w:left w:val="nil"/>
              <w:bottom w:val="single" w:sz="4" w:space="0" w:color="auto"/>
              <w:right w:val="single" w:sz="4" w:space="0" w:color="auto"/>
            </w:tcBorders>
            <w:vAlign w:val="center"/>
            <w:hideMark/>
          </w:tcPr>
          <w:p w14:paraId="4F751B57"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Entrevista estructurada</w:t>
            </w:r>
          </w:p>
        </w:tc>
        <w:tc>
          <w:tcPr>
            <w:tcW w:w="2212" w:type="dxa"/>
            <w:vMerge w:val="restart"/>
            <w:tcBorders>
              <w:top w:val="nil"/>
              <w:left w:val="single" w:sz="4" w:space="0" w:color="auto"/>
              <w:bottom w:val="single" w:sz="8" w:space="0" w:color="000000"/>
              <w:right w:val="single" w:sz="8" w:space="0" w:color="auto"/>
            </w:tcBorders>
            <w:vAlign w:val="center"/>
            <w:hideMark/>
          </w:tcPr>
          <w:p w14:paraId="5AA6C553"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Estadística descriptiva</w:t>
            </w:r>
          </w:p>
        </w:tc>
        <w:tc>
          <w:tcPr>
            <w:tcW w:w="36" w:type="dxa"/>
            <w:vAlign w:val="center"/>
            <w:hideMark/>
          </w:tcPr>
          <w:p w14:paraId="4AECF07F"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173CC980" w14:textId="77777777" w:rsidTr="007F7CC1">
        <w:trPr>
          <w:trHeight w:val="710"/>
        </w:trPr>
        <w:tc>
          <w:tcPr>
            <w:tcW w:w="1419" w:type="dxa"/>
            <w:vMerge/>
            <w:tcBorders>
              <w:top w:val="nil"/>
              <w:left w:val="single" w:sz="8" w:space="0" w:color="auto"/>
              <w:bottom w:val="single" w:sz="8" w:space="0" w:color="000000"/>
              <w:right w:val="single" w:sz="4" w:space="0" w:color="auto"/>
            </w:tcBorders>
            <w:vAlign w:val="center"/>
            <w:hideMark/>
          </w:tcPr>
          <w:p w14:paraId="01ECBAEE"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4" w:space="0" w:color="auto"/>
              <w:right w:val="single" w:sz="4" w:space="0" w:color="auto"/>
            </w:tcBorders>
            <w:vAlign w:val="center"/>
            <w:hideMark/>
          </w:tcPr>
          <w:p w14:paraId="71CBDCC1"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Evaluación bibliotecas externas</w:t>
            </w:r>
          </w:p>
        </w:tc>
        <w:tc>
          <w:tcPr>
            <w:tcW w:w="2153" w:type="dxa"/>
            <w:vMerge w:val="restart"/>
            <w:tcBorders>
              <w:top w:val="nil"/>
              <w:left w:val="single" w:sz="4" w:space="0" w:color="auto"/>
              <w:bottom w:val="single" w:sz="8" w:space="0" w:color="000000"/>
              <w:right w:val="single" w:sz="4" w:space="0" w:color="auto"/>
            </w:tcBorders>
            <w:vAlign w:val="center"/>
            <w:hideMark/>
          </w:tcPr>
          <w:p w14:paraId="34E0BCF8"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Observación directa, revisión documental</w:t>
            </w:r>
          </w:p>
        </w:tc>
        <w:tc>
          <w:tcPr>
            <w:tcW w:w="2212" w:type="dxa"/>
            <w:vMerge/>
            <w:tcBorders>
              <w:top w:val="nil"/>
              <w:left w:val="single" w:sz="4" w:space="0" w:color="auto"/>
              <w:bottom w:val="single" w:sz="8" w:space="0" w:color="000000"/>
              <w:right w:val="single" w:sz="8" w:space="0" w:color="auto"/>
            </w:tcBorders>
            <w:vAlign w:val="center"/>
            <w:hideMark/>
          </w:tcPr>
          <w:p w14:paraId="2CBE5362"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vAlign w:val="center"/>
            <w:hideMark/>
          </w:tcPr>
          <w:p w14:paraId="1C918F8D"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40F4FC6F" w14:textId="77777777" w:rsidTr="007F7CC1">
        <w:trPr>
          <w:trHeight w:val="710"/>
        </w:trPr>
        <w:tc>
          <w:tcPr>
            <w:tcW w:w="1419" w:type="dxa"/>
            <w:vMerge/>
            <w:tcBorders>
              <w:top w:val="nil"/>
              <w:left w:val="single" w:sz="8" w:space="0" w:color="auto"/>
              <w:bottom w:val="single" w:sz="8" w:space="0" w:color="000000"/>
              <w:right w:val="single" w:sz="4" w:space="0" w:color="auto"/>
            </w:tcBorders>
            <w:vAlign w:val="center"/>
            <w:hideMark/>
          </w:tcPr>
          <w:p w14:paraId="120AEC99"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4" w:space="0" w:color="auto"/>
              <w:right w:val="single" w:sz="4" w:space="0" w:color="auto"/>
            </w:tcBorders>
            <w:vAlign w:val="center"/>
            <w:hideMark/>
          </w:tcPr>
          <w:p w14:paraId="48236CCB" w14:textId="55E07C20"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 xml:space="preserve">Comparar y </w:t>
            </w:r>
            <w:r w:rsidR="00D447FC">
              <w:rPr>
                <w:rFonts w:eastAsia="Times New Roman" w:cs="Times New Roman"/>
                <w:color w:val="000000"/>
                <w:szCs w:val="24"/>
                <w:lang w:eastAsia="es-CO"/>
              </w:rPr>
              <w:t>analizar</w:t>
            </w:r>
            <w:r w:rsidR="00D447FC" w:rsidRPr="00806322">
              <w:rPr>
                <w:rFonts w:eastAsia="Times New Roman" w:cs="Times New Roman"/>
                <w:color w:val="000000"/>
                <w:szCs w:val="24"/>
                <w:lang w:eastAsia="es-CO"/>
              </w:rPr>
              <w:t xml:space="preserve"> </w:t>
            </w:r>
            <w:r w:rsidRPr="00806322">
              <w:rPr>
                <w:rFonts w:eastAsia="Times New Roman" w:cs="Times New Roman"/>
                <w:color w:val="000000"/>
                <w:szCs w:val="24"/>
                <w:lang w:eastAsia="es-CO"/>
              </w:rPr>
              <w:t>información</w:t>
            </w:r>
          </w:p>
        </w:tc>
        <w:tc>
          <w:tcPr>
            <w:tcW w:w="2153" w:type="dxa"/>
            <w:vMerge/>
            <w:tcBorders>
              <w:top w:val="nil"/>
              <w:left w:val="single" w:sz="4" w:space="0" w:color="auto"/>
              <w:bottom w:val="single" w:sz="8" w:space="0" w:color="000000"/>
              <w:right w:val="single" w:sz="4" w:space="0" w:color="auto"/>
            </w:tcBorders>
            <w:vAlign w:val="center"/>
            <w:hideMark/>
          </w:tcPr>
          <w:p w14:paraId="12117EF7"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2212" w:type="dxa"/>
            <w:vMerge/>
            <w:tcBorders>
              <w:top w:val="nil"/>
              <w:left w:val="single" w:sz="4" w:space="0" w:color="auto"/>
              <w:bottom w:val="single" w:sz="8" w:space="0" w:color="000000"/>
              <w:right w:val="single" w:sz="8" w:space="0" w:color="auto"/>
            </w:tcBorders>
            <w:vAlign w:val="center"/>
            <w:hideMark/>
          </w:tcPr>
          <w:p w14:paraId="44408DB1"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vAlign w:val="center"/>
            <w:hideMark/>
          </w:tcPr>
          <w:p w14:paraId="7B888F79"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6EE6F92F" w14:textId="77777777" w:rsidTr="007F7CC1">
        <w:trPr>
          <w:trHeight w:val="790"/>
        </w:trPr>
        <w:tc>
          <w:tcPr>
            <w:tcW w:w="1419" w:type="dxa"/>
            <w:vMerge/>
            <w:tcBorders>
              <w:top w:val="nil"/>
              <w:left w:val="single" w:sz="8" w:space="0" w:color="auto"/>
              <w:bottom w:val="single" w:sz="8" w:space="0" w:color="000000"/>
              <w:right w:val="single" w:sz="4" w:space="0" w:color="auto"/>
            </w:tcBorders>
            <w:vAlign w:val="center"/>
            <w:hideMark/>
          </w:tcPr>
          <w:p w14:paraId="11850252"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8" w:space="0" w:color="auto"/>
              <w:right w:val="single" w:sz="4" w:space="0" w:color="auto"/>
            </w:tcBorders>
            <w:vAlign w:val="center"/>
            <w:hideMark/>
          </w:tcPr>
          <w:p w14:paraId="36B6CF05"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Identificar limitaciones de los métodos tradicionales</w:t>
            </w:r>
          </w:p>
        </w:tc>
        <w:tc>
          <w:tcPr>
            <w:tcW w:w="2153" w:type="dxa"/>
            <w:vMerge/>
            <w:tcBorders>
              <w:top w:val="nil"/>
              <w:left w:val="single" w:sz="4" w:space="0" w:color="auto"/>
              <w:bottom w:val="single" w:sz="8" w:space="0" w:color="000000"/>
              <w:right w:val="single" w:sz="4" w:space="0" w:color="auto"/>
            </w:tcBorders>
            <w:vAlign w:val="center"/>
            <w:hideMark/>
          </w:tcPr>
          <w:p w14:paraId="1E30B462"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2212" w:type="dxa"/>
            <w:vMerge/>
            <w:tcBorders>
              <w:top w:val="nil"/>
              <w:left w:val="single" w:sz="4" w:space="0" w:color="auto"/>
              <w:bottom w:val="single" w:sz="8" w:space="0" w:color="000000"/>
              <w:right w:val="single" w:sz="8" w:space="0" w:color="auto"/>
            </w:tcBorders>
            <w:vAlign w:val="center"/>
            <w:hideMark/>
          </w:tcPr>
          <w:p w14:paraId="4D84C49B"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vAlign w:val="center"/>
            <w:hideMark/>
          </w:tcPr>
          <w:p w14:paraId="79774034"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3B20100B" w14:textId="77777777" w:rsidTr="007F7CC1">
        <w:trPr>
          <w:trHeight w:val="790"/>
        </w:trPr>
        <w:tc>
          <w:tcPr>
            <w:tcW w:w="1419" w:type="dxa"/>
            <w:vMerge w:val="restart"/>
            <w:tcBorders>
              <w:top w:val="nil"/>
              <w:left w:val="single" w:sz="8" w:space="0" w:color="auto"/>
              <w:bottom w:val="single" w:sz="8" w:space="0" w:color="000000"/>
              <w:right w:val="single" w:sz="4" w:space="0" w:color="auto"/>
            </w:tcBorders>
            <w:vAlign w:val="center"/>
            <w:hideMark/>
          </w:tcPr>
          <w:p w14:paraId="2DF2684D"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Diseñar la arquitectura integral del sistema RFID</w:t>
            </w:r>
          </w:p>
        </w:tc>
        <w:tc>
          <w:tcPr>
            <w:tcW w:w="3520" w:type="dxa"/>
            <w:tcBorders>
              <w:top w:val="nil"/>
              <w:left w:val="nil"/>
              <w:bottom w:val="single" w:sz="4" w:space="0" w:color="auto"/>
              <w:right w:val="single" w:sz="4" w:space="0" w:color="auto"/>
            </w:tcBorders>
            <w:vAlign w:val="center"/>
            <w:hideMark/>
          </w:tcPr>
          <w:p w14:paraId="47981EED"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Elegir el software más adecuado para el proyecto</w:t>
            </w:r>
          </w:p>
        </w:tc>
        <w:tc>
          <w:tcPr>
            <w:tcW w:w="2153" w:type="dxa"/>
            <w:vMerge w:val="restart"/>
            <w:tcBorders>
              <w:top w:val="nil"/>
              <w:left w:val="single" w:sz="4" w:space="0" w:color="auto"/>
              <w:bottom w:val="single" w:sz="8" w:space="0" w:color="000000"/>
              <w:right w:val="single" w:sz="4" w:space="0" w:color="auto"/>
            </w:tcBorders>
            <w:vAlign w:val="center"/>
            <w:hideMark/>
          </w:tcPr>
          <w:p w14:paraId="31E7327B"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Pruebas estandarizadas</w:t>
            </w:r>
          </w:p>
        </w:tc>
        <w:tc>
          <w:tcPr>
            <w:tcW w:w="2212" w:type="dxa"/>
            <w:vMerge w:val="restart"/>
            <w:tcBorders>
              <w:top w:val="nil"/>
              <w:left w:val="single" w:sz="4" w:space="0" w:color="auto"/>
              <w:bottom w:val="single" w:sz="8" w:space="0" w:color="000000"/>
              <w:right w:val="single" w:sz="8" w:space="0" w:color="auto"/>
            </w:tcBorders>
            <w:vAlign w:val="center"/>
            <w:hideMark/>
          </w:tcPr>
          <w:p w14:paraId="0D885DFF"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Análisis y validación experimental, métricas de desempeño</w:t>
            </w:r>
          </w:p>
        </w:tc>
        <w:tc>
          <w:tcPr>
            <w:tcW w:w="36" w:type="dxa"/>
            <w:vAlign w:val="center"/>
            <w:hideMark/>
          </w:tcPr>
          <w:p w14:paraId="438AB3C9"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08A6C5F8" w14:textId="77777777" w:rsidTr="007F7CC1">
        <w:trPr>
          <w:trHeight w:val="790"/>
        </w:trPr>
        <w:tc>
          <w:tcPr>
            <w:tcW w:w="1419" w:type="dxa"/>
            <w:vMerge/>
            <w:tcBorders>
              <w:top w:val="nil"/>
              <w:left w:val="single" w:sz="8" w:space="0" w:color="auto"/>
              <w:bottom w:val="single" w:sz="8" w:space="0" w:color="000000"/>
              <w:right w:val="single" w:sz="4" w:space="0" w:color="auto"/>
            </w:tcBorders>
            <w:vAlign w:val="center"/>
            <w:hideMark/>
          </w:tcPr>
          <w:p w14:paraId="581450A8"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4" w:space="0" w:color="auto"/>
              <w:right w:val="single" w:sz="4" w:space="0" w:color="auto"/>
            </w:tcBorders>
            <w:vAlign w:val="center"/>
            <w:hideMark/>
          </w:tcPr>
          <w:p w14:paraId="1E6734FE"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Pruebas en el software seleccionado</w:t>
            </w:r>
          </w:p>
        </w:tc>
        <w:tc>
          <w:tcPr>
            <w:tcW w:w="2153" w:type="dxa"/>
            <w:vMerge/>
            <w:tcBorders>
              <w:top w:val="nil"/>
              <w:left w:val="single" w:sz="4" w:space="0" w:color="auto"/>
              <w:bottom w:val="single" w:sz="8" w:space="0" w:color="000000"/>
              <w:right w:val="single" w:sz="4" w:space="0" w:color="auto"/>
            </w:tcBorders>
            <w:vAlign w:val="center"/>
            <w:hideMark/>
          </w:tcPr>
          <w:p w14:paraId="7868C6B1"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2212" w:type="dxa"/>
            <w:vMerge/>
            <w:tcBorders>
              <w:top w:val="nil"/>
              <w:left w:val="single" w:sz="4" w:space="0" w:color="auto"/>
              <w:bottom w:val="single" w:sz="8" w:space="0" w:color="000000"/>
              <w:right w:val="single" w:sz="8" w:space="0" w:color="auto"/>
            </w:tcBorders>
            <w:vAlign w:val="center"/>
            <w:hideMark/>
          </w:tcPr>
          <w:p w14:paraId="669B6D02"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vAlign w:val="center"/>
            <w:hideMark/>
          </w:tcPr>
          <w:p w14:paraId="73B1D78A"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7F9C99C6" w14:textId="77777777" w:rsidTr="007F7CC1">
        <w:trPr>
          <w:trHeight w:val="790"/>
        </w:trPr>
        <w:tc>
          <w:tcPr>
            <w:tcW w:w="1419" w:type="dxa"/>
            <w:vMerge/>
            <w:tcBorders>
              <w:top w:val="nil"/>
              <w:left w:val="single" w:sz="8" w:space="0" w:color="auto"/>
              <w:bottom w:val="single" w:sz="8" w:space="0" w:color="000000"/>
              <w:right w:val="single" w:sz="4" w:space="0" w:color="auto"/>
            </w:tcBorders>
            <w:vAlign w:val="center"/>
            <w:hideMark/>
          </w:tcPr>
          <w:p w14:paraId="01055FE3"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4" w:space="0" w:color="auto"/>
              <w:right w:val="single" w:sz="4" w:space="0" w:color="auto"/>
            </w:tcBorders>
            <w:vAlign w:val="center"/>
            <w:hideMark/>
          </w:tcPr>
          <w:p w14:paraId="463C420F"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Seleccionar el material adecuado</w:t>
            </w:r>
          </w:p>
        </w:tc>
        <w:tc>
          <w:tcPr>
            <w:tcW w:w="2153" w:type="dxa"/>
            <w:vMerge/>
            <w:tcBorders>
              <w:top w:val="nil"/>
              <w:left w:val="single" w:sz="4" w:space="0" w:color="auto"/>
              <w:bottom w:val="single" w:sz="8" w:space="0" w:color="000000"/>
              <w:right w:val="single" w:sz="4" w:space="0" w:color="auto"/>
            </w:tcBorders>
            <w:vAlign w:val="center"/>
            <w:hideMark/>
          </w:tcPr>
          <w:p w14:paraId="10BF14F1"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2212" w:type="dxa"/>
            <w:vMerge/>
            <w:tcBorders>
              <w:top w:val="nil"/>
              <w:left w:val="single" w:sz="4" w:space="0" w:color="auto"/>
              <w:bottom w:val="single" w:sz="8" w:space="0" w:color="000000"/>
              <w:right w:val="single" w:sz="8" w:space="0" w:color="auto"/>
            </w:tcBorders>
            <w:vAlign w:val="center"/>
            <w:hideMark/>
          </w:tcPr>
          <w:p w14:paraId="0D93182D"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vAlign w:val="center"/>
            <w:hideMark/>
          </w:tcPr>
          <w:p w14:paraId="5F1339C8"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46374813" w14:textId="77777777" w:rsidTr="007F7CC1">
        <w:trPr>
          <w:trHeight w:val="800"/>
        </w:trPr>
        <w:tc>
          <w:tcPr>
            <w:tcW w:w="1419" w:type="dxa"/>
            <w:vMerge/>
            <w:tcBorders>
              <w:top w:val="nil"/>
              <w:left w:val="single" w:sz="8" w:space="0" w:color="auto"/>
              <w:bottom w:val="single" w:sz="8" w:space="0" w:color="000000"/>
              <w:right w:val="single" w:sz="4" w:space="0" w:color="auto"/>
            </w:tcBorders>
            <w:vAlign w:val="center"/>
            <w:hideMark/>
          </w:tcPr>
          <w:p w14:paraId="35C44541"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8" w:space="0" w:color="auto"/>
              <w:right w:val="single" w:sz="4" w:space="0" w:color="auto"/>
            </w:tcBorders>
            <w:vAlign w:val="center"/>
            <w:hideMark/>
          </w:tcPr>
          <w:p w14:paraId="45A1A00F"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Crear los prototipos de antena</w:t>
            </w:r>
          </w:p>
        </w:tc>
        <w:tc>
          <w:tcPr>
            <w:tcW w:w="2153" w:type="dxa"/>
            <w:vMerge/>
            <w:tcBorders>
              <w:top w:val="nil"/>
              <w:left w:val="single" w:sz="4" w:space="0" w:color="auto"/>
              <w:bottom w:val="single" w:sz="8" w:space="0" w:color="000000"/>
              <w:right w:val="single" w:sz="4" w:space="0" w:color="auto"/>
            </w:tcBorders>
            <w:vAlign w:val="center"/>
            <w:hideMark/>
          </w:tcPr>
          <w:p w14:paraId="64864A4C"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2212" w:type="dxa"/>
            <w:vMerge/>
            <w:tcBorders>
              <w:top w:val="nil"/>
              <w:left w:val="single" w:sz="4" w:space="0" w:color="auto"/>
              <w:bottom w:val="single" w:sz="8" w:space="0" w:color="000000"/>
              <w:right w:val="single" w:sz="8" w:space="0" w:color="auto"/>
            </w:tcBorders>
            <w:vAlign w:val="center"/>
            <w:hideMark/>
          </w:tcPr>
          <w:p w14:paraId="0EDD2033"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6" w:type="dxa"/>
            <w:vAlign w:val="center"/>
            <w:hideMark/>
          </w:tcPr>
          <w:p w14:paraId="54290F28"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29408DBA" w14:textId="77777777" w:rsidTr="007F7CC1">
        <w:trPr>
          <w:trHeight w:val="800"/>
        </w:trPr>
        <w:tc>
          <w:tcPr>
            <w:tcW w:w="1419" w:type="dxa"/>
            <w:vMerge w:val="restart"/>
            <w:tcBorders>
              <w:top w:val="nil"/>
              <w:left w:val="single" w:sz="8" w:space="0" w:color="auto"/>
              <w:bottom w:val="single" w:sz="8" w:space="0" w:color="000000"/>
              <w:right w:val="single" w:sz="4" w:space="0" w:color="auto"/>
            </w:tcBorders>
            <w:vAlign w:val="center"/>
            <w:hideMark/>
          </w:tcPr>
          <w:p w14:paraId="51D4D2E0"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Implementar el prototipo del sistema RFID</w:t>
            </w:r>
          </w:p>
        </w:tc>
        <w:tc>
          <w:tcPr>
            <w:tcW w:w="3520" w:type="dxa"/>
            <w:tcBorders>
              <w:top w:val="nil"/>
              <w:left w:val="nil"/>
              <w:bottom w:val="single" w:sz="4" w:space="0" w:color="auto"/>
              <w:right w:val="single" w:sz="4" w:space="0" w:color="auto"/>
            </w:tcBorders>
            <w:vAlign w:val="center"/>
            <w:hideMark/>
          </w:tcPr>
          <w:p w14:paraId="6CAAAA46"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 xml:space="preserve">Ensamblar antenas, etiquetas, lector, y módulos </w:t>
            </w:r>
          </w:p>
        </w:tc>
        <w:tc>
          <w:tcPr>
            <w:tcW w:w="2153" w:type="dxa"/>
            <w:tcBorders>
              <w:top w:val="nil"/>
              <w:left w:val="nil"/>
              <w:bottom w:val="single" w:sz="4" w:space="0" w:color="auto"/>
              <w:right w:val="single" w:sz="4" w:space="0" w:color="auto"/>
            </w:tcBorders>
            <w:vAlign w:val="center"/>
            <w:hideMark/>
          </w:tcPr>
          <w:p w14:paraId="6A532388"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Bitácora técnica</w:t>
            </w:r>
          </w:p>
        </w:tc>
        <w:tc>
          <w:tcPr>
            <w:tcW w:w="2212" w:type="dxa"/>
            <w:tcBorders>
              <w:top w:val="nil"/>
              <w:left w:val="nil"/>
              <w:bottom w:val="single" w:sz="4" w:space="0" w:color="auto"/>
              <w:right w:val="single" w:sz="8" w:space="0" w:color="auto"/>
            </w:tcBorders>
            <w:vAlign w:val="center"/>
            <w:hideMark/>
          </w:tcPr>
          <w:p w14:paraId="12870C06"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Evaluación funcional</w:t>
            </w:r>
          </w:p>
        </w:tc>
        <w:tc>
          <w:tcPr>
            <w:tcW w:w="36" w:type="dxa"/>
            <w:vAlign w:val="center"/>
            <w:hideMark/>
          </w:tcPr>
          <w:p w14:paraId="61E50012"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070A1081" w14:textId="77777777" w:rsidTr="007F7CC1">
        <w:trPr>
          <w:trHeight w:val="1080"/>
        </w:trPr>
        <w:tc>
          <w:tcPr>
            <w:tcW w:w="1419" w:type="dxa"/>
            <w:vMerge/>
            <w:tcBorders>
              <w:top w:val="nil"/>
              <w:left w:val="single" w:sz="8" w:space="0" w:color="auto"/>
              <w:bottom w:val="single" w:sz="8" w:space="0" w:color="000000"/>
              <w:right w:val="single" w:sz="4" w:space="0" w:color="auto"/>
            </w:tcBorders>
            <w:vAlign w:val="center"/>
            <w:hideMark/>
          </w:tcPr>
          <w:p w14:paraId="2C89F495"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4" w:space="0" w:color="auto"/>
              <w:right w:val="single" w:sz="4" w:space="0" w:color="auto"/>
            </w:tcBorders>
            <w:vAlign w:val="center"/>
            <w:hideMark/>
          </w:tcPr>
          <w:p w14:paraId="4378D411"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Medir alcance, velocidad, precisión y confiabilidad en condiciones reales del entorno bibliotecario</w:t>
            </w:r>
          </w:p>
        </w:tc>
        <w:tc>
          <w:tcPr>
            <w:tcW w:w="2153" w:type="dxa"/>
            <w:vMerge w:val="restart"/>
            <w:tcBorders>
              <w:top w:val="nil"/>
              <w:left w:val="single" w:sz="4" w:space="0" w:color="auto"/>
              <w:bottom w:val="single" w:sz="8" w:space="0" w:color="000000"/>
              <w:right w:val="single" w:sz="4" w:space="0" w:color="auto"/>
            </w:tcBorders>
            <w:vAlign w:val="center"/>
            <w:hideMark/>
          </w:tcPr>
          <w:p w14:paraId="0D6C6526"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Escalas de medición</w:t>
            </w:r>
          </w:p>
        </w:tc>
        <w:tc>
          <w:tcPr>
            <w:tcW w:w="2212" w:type="dxa"/>
            <w:tcBorders>
              <w:top w:val="nil"/>
              <w:left w:val="nil"/>
              <w:bottom w:val="single" w:sz="4" w:space="0" w:color="auto"/>
              <w:right w:val="single" w:sz="8" w:space="0" w:color="auto"/>
            </w:tcBorders>
            <w:vAlign w:val="center"/>
            <w:hideMark/>
          </w:tcPr>
          <w:p w14:paraId="12711589"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Estadística inferencial, análisis de varianza</w:t>
            </w:r>
          </w:p>
        </w:tc>
        <w:tc>
          <w:tcPr>
            <w:tcW w:w="36" w:type="dxa"/>
            <w:vAlign w:val="center"/>
            <w:hideMark/>
          </w:tcPr>
          <w:p w14:paraId="1753DB20" w14:textId="77777777" w:rsidR="00EE7B95" w:rsidRPr="00806322" w:rsidRDefault="00EE7B95" w:rsidP="00EE7B95">
            <w:pPr>
              <w:spacing w:line="240" w:lineRule="auto"/>
              <w:jc w:val="left"/>
              <w:rPr>
                <w:rFonts w:eastAsia="Times New Roman" w:cs="Times New Roman"/>
                <w:szCs w:val="24"/>
                <w:lang w:eastAsia="es-CO"/>
              </w:rPr>
            </w:pPr>
          </w:p>
        </w:tc>
      </w:tr>
      <w:tr w:rsidR="00EE7B95" w:rsidRPr="00806322" w14:paraId="755D8DE0" w14:textId="77777777" w:rsidTr="007F7CC1">
        <w:trPr>
          <w:trHeight w:val="948"/>
        </w:trPr>
        <w:tc>
          <w:tcPr>
            <w:tcW w:w="1419" w:type="dxa"/>
            <w:vMerge/>
            <w:tcBorders>
              <w:top w:val="nil"/>
              <w:left w:val="single" w:sz="8" w:space="0" w:color="auto"/>
              <w:bottom w:val="single" w:sz="8" w:space="0" w:color="000000"/>
              <w:right w:val="single" w:sz="4" w:space="0" w:color="auto"/>
            </w:tcBorders>
            <w:vAlign w:val="center"/>
            <w:hideMark/>
          </w:tcPr>
          <w:p w14:paraId="2827C8FB"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3520" w:type="dxa"/>
            <w:tcBorders>
              <w:top w:val="nil"/>
              <w:left w:val="nil"/>
              <w:bottom w:val="single" w:sz="8" w:space="0" w:color="auto"/>
              <w:right w:val="single" w:sz="4" w:space="0" w:color="auto"/>
            </w:tcBorders>
            <w:vAlign w:val="center"/>
            <w:hideMark/>
          </w:tcPr>
          <w:p w14:paraId="19560DCB"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Documentar el desempeño del sistema</w:t>
            </w:r>
          </w:p>
        </w:tc>
        <w:tc>
          <w:tcPr>
            <w:tcW w:w="2153" w:type="dxa"/>
            <w:vMerge/>
            <w:tcBorders>
              <w:top w:val="nil"/>
              <w:left w:val="single" w:sz="4" w:space="0" w:color="auto"/>
              <w:bottom w:val="single" w:sz="8" w:space="0" w:color="000000"/>
              <w:right w:val="single" w:sz="4" w:space="0" w:color="auto"/>
            </w:tcBorders>
            <w:vAlign w:val="center"/>
            <w:hideMark/>
          </w:tcPr>
          <w:p w14:paraId="155BD899" w14:textId="77777777" w:rsidR="00EE7B95" w:rsidRPr="00806322" w:rsidRDefault="00EE7B95" w:rsidP="00EE7B95">
            <w:pPr>
              <w:spacing w:line="240" w:lineRule="auto"/>
              <w:jc w:val="left"/>
              <w:rPr>
                <w:rFonts w:eastAsia="Times New Roman" w:cs="Times New Roman"/>
                <w:color w:val="000000"/>
                <w:szCs w:val="24"/>
                <w:lang w:eastAsia="es-CO"/>
              </w:rPr>
            </w:pPr>
          </w:p>
        </w:tc>
        <w:tc>
          <w:tcPr>
            <w:tcW w:w="2212" w:type="dxa"/>
            <w:tcBorders>
              <w:top w:val="nil"/>
              <w:left w:val="nil"/>
              <w:bottom w:val="single" w:sz="8" w:space="0" w:color="auto"/>
              <w:right w:val="single" w:sz="8" w:space="0" w:color="auto"/>
            </w:tcBorders>
            <w:vAlign w:val="center"/>
            <w:hideMark/>
          </w:tcPr>
          <w:p w14:paraId="7F9133BB" w14:textId="77777777" w:rsidR="00EE7B95" w:rsidRPr="00806322" w:rsidRDefault="00EE7B95" w:rsidP="00EE7B95">
            <w:pPr>
              <w:spacing w:line="240" w:lineRule="auto"/>
              <w:jc w:val="center"/>
              <w:rPr>
                <w:rFonts w:eastAsia="Times New Roman" w:cs="Times New Roman"/>
                <w:color w:val="000000"/>
                <w:szCs w:val="24"/>
                <w:lang w:eastAsia="es-CO"/>
              </w:rPr>
            </w:pPr>
            <w:r w:rsidRPr="00806322">
              <w:rPr>
                <w:rFonts w:eastAsia="Times New Roman" w:cs="Times New Roman"/>
                <w:color w:val="000000"/>
                <w:szCs w:val="24"/>
                <w:lang w:eastAsia="es-CO"/>
              </w:rPr>
              <w:t>Informes técnicos, registros de pruebas</w:t>
            </w:r>
          </w:p>
        </w:tc>
        <w:tc>
          <w:tcPr>
            <w:tcW w:w="36" w:type="dxa"/>
            <w:vAlign w:val="center"/>
            <w:hideMark/>
          </w:tcPr>
          <w:p w14:paraId="007A7816" w14:textId="77777777" w:rsidR="00EE7B95" w:rsidRPr="00806322" w:rsidRDefault="00EE7B95" w:rsidP="00EE7B95">
            <w:pPr>
              <w:spacing w:line="240" w:lineRule="auto"/>
              <w:jc w:val="left"/>
              <w:rPr>
                <w:rFonts w:eastAsia="Times New Roman" w:cs="Times New Roman"/>
                <w:szCs w:val="24"/>
                <w:lang w:eastAsia="es-CO"/>
              </w:rPr>
            </w:pPr>
          </w:p>
        </w:tc>
      </w:tr>
    </w:tbl>
    <w:p w14:paraId="441F976F" w14:textId="77777777" w:rsidR="00EE7B95" w:rsidRDefault="00EE7B95" w:rsidP="00046A29">
      <w:pPr>
        <w:pStyle w:val="Prrafodelista"/>
        <w:ind w:left="1080"/>
        <w:rPr>
          <w:noProof/>
        </w:rPr>
      </w:pPr>
    </w:p>
    <w:p w14:paraId="642DBE07" w14:textId="77777777" w:rsidR="00EE7B95" w:rsidRDefault="00EE7B95" w:rsidP="00046A29">
      <w:pPr>
        <w:pStyle w:val="Prrafodelista"/>
        <w:ind w:left="1080"/>
        <w:rPr>
          <w:noProof/>
        </w:rPr>
      </w:pPr>
    </w:p>
    <w:p w14:paraId="0C2A1B81" w14:textId="77777777" w:rsidR="008A4072" w:rsidRDefault="008A4072" w:rsidP="00046A29">
      <w:pPr>
        <w:pStyle w:val="Prrafodelista"/>
        <w:ind w:left="1080"/>
        <w:rPr>
          <w:noProof/>
        </w:rPr>
      </w:pPr>
    </w:p>
    <w:p w14:paraId="7E837AEE" w14:textId="77777777" w:rsidR="008A4072" w:rsidRDefault="008A4072" w:rsidP="00046A29">
      <w:pPr>
        <w:pStyle w:val="Prrafodelista"/>
        <w:ind w:left="1080"/>
        <w:rPr>
          <w:noProof/>
        </w:rPr>
      </w:pPr>
    </w:p>
    <w:p w14:paraId="0747E8D8" w14:textId="7060F2F2" w:rsidR="00EE7B95" w:rsidRDefault="008A4072" w:rsidP="008A4072">
      <w:pPr>
        <w:pStyle w:val="Descripcin"/>
        <w:rPr>
          <w:b/>
          <w:bCs/>
        </w:rPr>
      </w:pPr>
      <w:bookmarkStart w:id="40" w:name="_Toc227617918"/>
      <w:r>
        <w:t xml:space="preserve">Figura </w:t>
      </w:r>
      <w:fldSimple w:instr=" SEQ Figura \* ARABIC ">
        <w:r w:rsidR="0035450B">
          <w:rPr>
            <w:noProof/>
          </w:rPr>
          <w:t>2</w:t>
        </w:r>
      </w:fldSimple>
      <w:r>
        <w:t xml:space="preserve"> </w:t>
      </w:r>
      <w:r w:rsidRPr="008A4072">
        <w:rPr>
          <w:b/>
          <w:bCs/>
        </w:rPr>
        <w:t xml:space="preserve">Cronograma. </w:t>
      </w:r>
      <w:r w:rsidRPr="00F43F00">
        <w:t>Fuente: Autor.</w:t>
      </w:r>
      <w:bookmarkEnd w:id="40"/>
    </w:p>
    <w:p w14:paraId="071E4857" w14:textId="77777777" w:rsidR="008A4072" w:rsidRPr="008A4072" w:rsidRDefault="008A4072" w:rsidP="008A4072"/>
    <w:p w14:paraId="0F8BB955" w14:textId="1D7A4D02" w:rsidR="00EE7B95" w:rsidRDefault="00EE7B95" w:rsidP="00EE7B95">
      <w:pPr>
        <w:pStyle w:val="Prrafodelista"/>
      </w:pPr>
      <w:r>
        <w:rPr>
          <w:noProof/>
        </w:rPr>
        <w:lastRenderedPageBreak/>
        <w:drawing>
          <wp:inline distT="0" distB="0" distL="0" distR="0" wp14:anchorId="77E9027E" wp14:editId="243FF471">
            <wp:extent cx="5971540" cy="3521710"/>
            <wp:effectExtent l="0" t="0" r="10160" b="2540"/>
            <wp:docPr id="1434477603" name="Gráfico 1">
              <a:extLst xmlns:a="http://schemas.openxmlformats.org/drawingml/2006/main">
                <a:ext uri="{FF2B5EF4-FFF2-40B4-BE49-F238E27FC236}">
                  <a16:creationId xmlns:a16="http://schemas.microsoft.com/office/drawing/2014/main" id="{E0AD122E-C385-7507-6622-D0BB9458AA4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29BC8F6" w14:textId="1191D29A" w:rsidR="00123135" w:rsidRDefault="00123135" w:rsidP="006463AF">
      <w:pPr>
        <w:pStyle w:val="Prrafodelista"/>
        <w:ind w:left="1080"/>
      </w:pPr>
    </w:p>
    <w:p w14:paraId="180C1A8D" w14:textId="77777777" w:rsidR="00123135" w:rsidRDefault="00123135" w:rsidP="009A0DE2">
      <w:pPr>
        <w:pStyle w:val="PrrAPA"/>
      </w:pPr>
    </w:p>
    <w:p w14:paraId="0ED3D6E4" w14:textId="77777777" w:rsidR="00BB5313" w:rsidRDefault="00BB5313">
      <w:pPr>
        <w:spacing w:after="160" w:line="259" w:lineRule="auto"/>
        <w:jc w:val="left"/>
        <w:rPr>
          <w:b/>
        </w:rPr>
      </w:pPr>
      <w:r>
        <w:rPr>
          <w:b/>
        </w:rPr>
        <w:br w:type="page"/>
      </w:r>
    </w:p>
    <w:p w14:paraId="560C0229" w14:textId="55F40E42" w:rsidR="000F2962" w:rsidRPr="00285913" w:rsidRDefault="002649F5" w:rsidP="7111CADC">
      <w:pPr>
        <w:jc w:val="center"/>
        <w:rPr>
          <w:b/>
          <w:bCs/>
        </w:rPr>
      </w:pPr>
      <w:bookmarkStart w:id="41" w:name="_Toc440985140"/>
      <w:r w:rsidRPr="7111CADC">
        <w:rPr>
          <w:b/>
          <w:bCs/>
        </w:rPr>
        <w:lastRenderedPageBreak/>
        <w:t>8</w:t>
      </w:r>
      <w:r w:rsidR="000F2962" w:rsidRPr="7111CADC">
        <w:rPr>
          <w:b/>
          <w:bCs/>
        </w:rPr>
        <w:t xml:space="preserve"> Resultados</w:t>
      </w:r>
      <w:bookmarkEnd w:id="41"/>
    </w:p>
    <w:p w14:paraId="69569B25" w14:textId="77777777" w:rsidR="0082724B" w:rsidRPr="00C86DE9" w:rsidRDefault="0082724B" w:rsidP="00F833B6">
      <w:pPr>
        <w:spacing w:after="160" w:line="259" w:lineRule="auto"/>
        <w:rPr>
          <w:rFonts w:cs="Times New Roman"/>
          <w:szCs w:val="24"/>
        </w:rPr>
      </w:pPr>
      <w:bookmarkStart w:id="42" w:name="_Toc440985141"/>
    </w:p>
    <w:p w14:paraId="0486ED79" w14:textId="2DC43218" w:rsidR="00F833B6" w:rsidRDefault="00AF2953" w:rsidP="0082724B">
      <w:pPr>
        <w:spacing w:after="160" w:line="259" w:lineRule="auto"/>
        <w:ind w:firstLine="708"/>
        <w:rPr>
          <w:rFonts w:cs="Times New Roman"/>
          <w:szCs w:val="24"/>
        </w:rPr>
      </w:pPr>
      <w:r>
        <w:rPr>
          <w:rFonts w:cs="Times New Roman"/>
          <w:szCs w:val="24"/>
        </w:rPr>
        <w:t>Continuando con</w:t>
      </w:r>
      <w:r w:rsidR="00292B44">
        <w:rPr>
          <w:rFonts w:cs="Times New Roman"/>
          <w:szCs w:val="24"/>
        </w:rPr>
        <w:t xml:space="preserve"> la estructura del marco metodológico propuesto, se realizaron las e</w:t>
      </w:r>
      <w:r w:rsidR="00F833B6">
        <w:rPr>
          <w:rFonts w:cs="Times New Roman"/>
          <w:szCs w:val="24"/>
        </w:rPr>
        <w:t>ntrevistas estructuradas</w:t>
      </w:r>
      <w:r>
        <w:rPr>
          <w:rFonts w:cs="Times New Roman"/>
          <w:szCs w:val="24"/>
        </w:rPr>
        <w:t xml:space="preserve"> en</w:t>
      </w:r>
      <w:r w:rsidR="00F833B6">
        <w:rPr>
          <w:rFonts w:cs="Times New Roman"/>
          <w:szCs w:val="24"/>
        </w:rPr>
        <w:t xml:space="preserve"> </w:t>
      </w:r>
      <w:r w:rsidR="00685A8B">
        <w:rPr>
          <w:rFonts w:cs="Times New Roman"/>
          <w:szCs w:val="24"/>
        </w:rPr>
        <w:t>4</w:t>
      </w:r>
      <w:r>
        <w:rPr>
          <w:rFonts w:cs="Times New Roman"/>
          <w:szCs w:val="24"/>
        </w:rPr>
        <w:t xml:space="preserve"> bibliotecas de gran impacto educativo en la ciudad de Medellín aledañas a la Institución Universitaria Salazar y Herrera</w:t>
      </w:r>
      <w:r w:rsidR="00685A8B">
        <w:rPr>
          <w:rFonts w:cs="Times New Roman"/>
          <w:szCs w:val="24"/>
        </w:rPr>
        <w:t xml:space="preserve"> (Incluida la biblioteca Monseñor Héctor Rueda Hernández)</w:t>
      </w:r>
      <w:r w:rsidR="00FF0491">
        <w:rPr>
          <w:rFonts w:cs="Times New Roman"/>
          <w:szCs w:val="24"/>
        </w:rPr>
        <w:t>. E</w:t>
      </w:r>
      <w:r>
        <w:rPr>
          <w:rFonts w:cs="Times New Roman"/>
          <w:szCs w:val="24"/>
        </w:rPr>
        <w:t>sto</w:t>
      </w:r>
      <w:r w:rsidR="00D447FC">
        <w:rPr>
          <w:rFonts w:cs="Times New Roman"/>
          <w:szCs w:val="24"/>
        </w:rPr>
        <w:t>, con el fin de identificar los sistemas implementados actualmente y la necesidad de integrar sistemas eficientes enfocados en la gestión bibliotecaria,</w:t>
      </w:r>
      <w:r w:rsidR="00685A8B">
        <w:rPr>
          <w:rFonts w:cs="Times New Roman"/>
          <w:szCs w:val="24"/>
        </w:rPr>
        <w:t xml:space="preserve"> particularmente en los procesos de préstamo, devolución, inventario y control del material bibliográfico.</w:t>
      </w:r>
    </w:p>
    <w:p w14:paraId="1F60B6F7" w14:textId="77777777" w:rsidR="00F6578A" w:rsidRDefault="00F6578A" w:rsidP="0082724B">
      <w:pPr>
        <w:spacing w:after="160" w:line="259" w:lineRule="auto"/>
        <w:ind w:firstLine="708"/>
        <w:rPr>
          <w:rFonts w:cs="Times New Roman"/>
          <w:szCs w:val="24"/>
        </w:rPr>
      </w:pPr>
    </w:p>
    <w:p w14:paraId="3504D11A" w14:textId="2156D70B" w:rsidR="00F6578A" w:rsidRDefault="00F6578A" w:rsidP="0082724B">
      <w:pPr>
        <w:spacing w:after="160" w:line="259" w:lineRule="auto"/>
        <w:ind w:firstLine="708"/>
        <w:rPr>
          <w:rFonts w:cs="Times New Roman"/>
          <w:szCs w:val="24"/>
        </w:rPr>
      </w:pPr>
      <w:r>
        <w:rPr>
          <w:rFonts w:cs="Times New Roman"/>
          <w:szCs w:val="24"/>
        </w:rPr>
        <w:t xml:space="preserve">Las bibliotecas </w:t>
      </w:r>
      <w:r w:rsidR="00D447FC">
        <w:rPr>
          <w:rFonts w:cs="Times New Roman"/>
          <w:szCs w:val="24"/>
        </w:rPr>
        <w:t xml:space="preserve">visitadas </w:t>
      </w:r>
      <w:r>
        <w:rPr>
          <w:rFonts w:cs="Times New Roman"/>
          <w:szCs w:val="24"/>
        </w:rPr>
        <w:t>fueron:</w:t>
      </w:r>
    </w:p>
    <w:p w14:paraId="46071545" w14:textId="77777777" w:rsidR="00E61E50" w:rsidRDefault="00E61E50" w:rsidP="0082724B">
      <w:pPr>
        <w:spacing w:after="160" w:line="259" w:lineRule="auto"/>
        <w:ind w:firstLine="708"/>
        <w:rPr>
          <w:rFonts w:cs="Times New Roman"/>
          <w:szCs w:val="24"/>
        </w:rPr>
      </w:pPr>
    </w:p>
    <w:p w14:paraId="10784976" w14:textId="335DF15E" w:rsidR="00F6578A" w:rsidRDefault="00F6578A" w:rsidP="00F6578A">
      <w:pPr>
        <w:pStyle w:val="Prrafodelista"/>
        <w:numPr>
          <w:ilvl w:val="0"/>
          <w:numId w:val="46"/>
        </w:numPr>
        <w:spacing w:after="160" w:line="259" w:lineRule="auto"/>
        <w:rPr>
          <w:rFonts w:cs="Times New Roman"/>
          <w:szCs w:val="24"/>
        </w:rPr>
      </w:pPr>
      <w:r>
        <w:rPr>
          <w:rFonts w:cs="Times New Roman"/>
          <w:szCs w:val="24"/>
        </w:rPr>
        <w:t>Biblioteca EPM.</w:t>
      </w:r>
    </w:p>
    <w:p w14:paraId="6F3C4913" w14:textId="5D2F9FCA" w:rsidR="00F6578A" w:rsidRDefault="00F6578A" w:rsidP="00F6578A">
      <w:pPr>
        <w:pStyle w:val="Prrafodelista"/>
        <w:numPr>
          <w:ilvl w:val="0"/>
          <w:numId w:val="46"/>
        </w:numPr>
        <w:spacing w:after="160" w:line="259" w:lineRule="auto"/>
        <w:rPr>
          <w:rFonts w:cs="Times New Roman"/>
          <w:szCs w:val="24"/>
        </w:rPr>
      </w:pPr>
      <w:r>
        <w:rPr>
          <w:rFonts w:cs="Times New Roman"/>
          <w:szCs w:val="24"/>
        </w:rPr>
        <w:t>Biblioteca pública piloto.</w:t>
      </w:r>
    </w:p>
    <w:p w14:paraId="70AC2B8A" w14:textId="11CBA57C" w:rsidR="00F6578A" w:rsidRDefault="00F6578A" w:rsidP="00F6578A">
      <w:pPr>
        <w:pStyle w:val="Prrafodelista"/>
        <w:numPr>
          <w:ilvl w:val="0"/>
          <w:numId w:val="46"/>
        </w:numPr>
        <w:spacing w:after="160" w:line="259" w:lineRule="auto"/>
        <w:rPr>
          <w:rFonts w:cs="Times New Roman"/>
          <w:szCs w:val="24"/>
        </w:rPr>
      </w:pPr>
      <w:r>
        <w:rPr>
          <w:rFonts w:cs="Times New Roman"/>
          <w:szCs w:val="24"/>
        </w:rPr>
        <w:t>Instituto Tecnológico Metropolitano.</w:t>
      </w:r>
    </w:p>
    <w:p w14:paraId="07CC70E1" w14:textId="667A5FBB" w:rsidR="00F6578A" w:rsidRDefault="00F6578A" w:rsidP="00F6578A">
      <w:pPr>
        <w:pStyle w:val="Prrafodelista"/>
        <w:numPr>
          <w:ilvl w:val="0"/>
          <w:numId w:val="46"/>
        </w:numPr>
        <w:spacing w:after="160" w:line="259" w:lineRule="auto"/>
        <w:rPr>
          <w:rFonts w:cs="Times New Roman"/>
          <w:szCs w:val="24"/>
        </w:rPr>
      </w:pPr>
      <w:r>
        <w:rPr>
          <w:rFonts w:cs="Times New Roman"/>
          <w:szCs w:val="24"/>
        </w:rPr>
        <w:t>Institución Universitaria Salazar y Herrera.</w:t>
      </w:r>
    </w:p>
    <w:p w14:paraId="3D1AEC26" w14:textId="77777777" w:rsidR="00F6578A" w:rsidRDefault="00F6578A" w:rsidP="00F6578A">
      <w:pPr>
        <w:spacing w:after="160" w:line="259" w:lineRule="auto"/>
        <w:rPr>
          <w:rFonts w:cs="Times New Roman"/>
          <w:szCs w:val="24"/>
        </w:rPr>
      </w:pPr>
    </w:p>
    <w:p w14:paraId="14EE76C0" w14:textId="77777777" w:rsidR="00F31BC6" w:rsidRDefault="00F6578A" w:rsidP="00F6578A">
      <w:pPr>
        <w:spacing w:after="160" w:line="259" w:lineRule="auto"/>
        <w:ind w:firstLine="708"/>
        <w:rPr>
          <w:rFonts w:cs="Times New Roman"/>
          <w:szCs w:val="24"/>
        </w:rPr>
      </w:pPr>
      <w:r>
        <w:rPr>
          <w:rFonts w:cs="Times New Roman"/>
          <w:szCs w:val="24"/>
        </w:rPr>
        <w:t>Las visitas a cada una de las bibliotecas fueron divididas en 2 momentos</w:t>
      </w:r>
      <w:r w:rsidR="00685A8B">
        <w:rPr>
          <w:rFonts w:cs="Times New Roman"/>
          <w:szCs w:val="24"/>
        </w:rPr>
        <w:t>:</w:t>
      </w:r>
    </w:p>
    <w:p w14:paraId="27136224" w14:textId="77777777" w:rsidR="00F31BC6" w:rsidRDefault="00F31BC6" w:rsidP="00F6578A">
      <w:pPr>
        <w:spacing w:after="160" w:line="259" w:lineRule="auto"/>
        <w:ind w:firstLine="708"/>
        <w:rPr>
          <w:rFonts w:cs="Times New Roman"/>
          <w:szCs w:val="24"/>
        </w:rPr>
      </w:pPr>
    </w:p>
    <w:p w14:paraId="34B6A223" w14:textId="7C5AEC3B" w:rsidR="00F31BC6" w:rsidRPr="00F31BC6" w:rsidRDefault="00F31BC6" w:rsidP="00F31BC6">
      <w:pPr>
        <w:pStyle w:val="Prrafodelista"/>
        <w:numPr>
          <w:ilvl w:val="0"/>
          <w:numId w:val="47"/>
        </w:numPr>
        <w:spacing w:after="160" w:line="259" w:lineRule="auto"/>
        <w:rPr>
          <w:rFonts w:cs="Times New Roman"/>
          <w:szCs w:val="24"/>
        </w:rPr>
      </w:pPr>
      <w:r>
        <w:rPr>
          <w:rFonts w:cs="Times New Roman"/>
          <w:szCs w:val="24"/>
        </w:rPr>
        <w:t>E</w:t>
      </w:r>
      <w:r w:rsidR="00685A8B" w:rsidRPr="00F31BC6">
        <w:rPr>
          <w:rFonts w:cs="Times New Roman"/>
          <w:szCs w:val="24"/>
        </w:rPr>
        <w:t>ntrevistas con los coordinadores de las bibliotecas</w:t>
      </w:r>
      <w:r w:rsidRPr="00F31BC6">
        <w:rPr>
          <w:rFonts w:cs="Times New Roman"/>
          <w:szCs w:val="24"/>
        </w:rPr>
        <w:t>.</w:t>
      </w:r>
    </w:p>
    <w:p w14:paraId="123B0FA3" w14:textId="548B2677" w:rsidR="00F31BC6" w:rsidRPr="00F31BC6" w:rsidRDefault="00F31BC6" w:rsidP="00F31BC6">
      <w:pPr>
        <w:pStyle w:val="Prrafodelista"/>
        <w:numPr>
          <w:ilvl w:val="0"/>
          <w:numId w:val="47"/>
        </w:numPr>
        <w:spacing w:after="160" w:line="259" w:lineRule="auto"/>
        <w:rPr>
          <w:rFonts w:cs="Times New Roman"/>
          <w:szCs w:val="24"/>
        </w:rPr>
      </w:pPr>
      <w:r>
        <w:rPr>
          <w:rFonts w:cs="Times New Roman"/>
          <w:szCs w:val="24"/>
        </w:rPr>
        <w:t xml:space="preserve">Implementación de </w:t>
      </w:r>
      <w:r w:rsidR="00685A8B" w:rsidRPr="00F31BC6">
        <w:rPr>
          <w:rFonts w:cs="Times New Roman"/>
          <w:szCs w:val="24"/>
        </w:rPr>
        <w:t xml:space="preserve">encuesta de percepción y </w:t>
      </w:r>
      <w:r w:rsidR="0043379C" w:rsidRPr="00F31BC6">
        <w:rPr>
          <w:rFonts w:cs="Times New Roman"/>
          <w:szCs w:val="24"/>
        </w:rPr>
        <w:t>satisfacción a los usuarios</w:t>
      </w:r>
      <w:r w:rsidR="00F6578A" w:rsidRPr="00F31BC6">
        <w:rPr>
          <w:rFonts w:cs="Times New Roman"/>
          <w:szCs w:val="24"/>
        </w:rPr>
        <w:t xml:space="preserve">, </w:t>
      </w:r>
    </w:p>
    <w:p w14:paraId="16543949" w14:textId="77777777" w:rsidR="00F31BC6" w:rsidRDefault="00F31BC6" w:rsidP="00F6578A">
      <w:pPr>
        <w:spacing w:after="160" w:line="259" w:lineRule="auto"/>
        <w:ind w:firstLine="708"/>
        <w:rPr>
          <w:rFonts w:cs="Times New Roman"/>
          <w:szCs w:val="24"/>
        </w:rPr>
      </w:pPr>
    </w:p>
    <w:p w14:paraId="38BAAA0B" w14:textId="102DC5FE" w:rsidR="00FE32CF" w:rsidRDefault="00F31BC6" w:rsidP="00F6578A">
      <w:pPr>
        <w:spacing w:after="160" w:line="259" w:lineRule="auto"/>
        <w:ind w:firstLine="708"/>
        <w:rPr>
          <w:rFonts w:cs="Times New Roman"/>
          <w:szCs w:val="24"/>
        </w:rPr>
      </w:pPr>
      <w:r>
        <w:rPr>
          <w:rFonts w:cs="Times New Roman"/>
          <w:szCs w:val="24"/>
        </w:rPr>
        <w:t>E</w:t>
      </w:r>
      <w:r w:rsidR="0043379C">
        <w:rPr>
          <w:rFonts w:cs="Times New Roman"/>
          <w:szCs w:val="24"/>
        </w:rPr>
        <w:t xml:space="preserve">sto </w:t>
      </w:r>
      <w:r w:rsidR="00F6578A">
        <w:rPr>
          <w:rFonts w:cs="Times New Roman"/>
          <w:szCs w:val="24"/>
        </w:rPr>
        <w:t>con el fin de enfatizar los aspectos cruciales de gestión bibliotecaria, identificando así tanto las fortalezas de los sistemas como las oportunidades de mejora</w:t>
      </w:r>
      <w:r w:rsidR="0043379C">
        <w:rPr>
          <w:rFonts w:cs="Times New Roman"/>
          <w:szCs w:val="24"/>
        </w:rPr>
        <w:t xml:space="preserve">, </w:t>
      </w:r>
      <w:r w:rsidR="00F6578A">
        <w:rPr>
          <w:rFonts w:cs="Times New Roman"/>
          <w:szCs w:val="24"/>
        </w:rPr>
        <w:t xml:space="preserve">dando un contexto </w:t>
      </w:r>
      <w:r w:rsidR="00E61E50">
        <w:rPr>
          <w:rFonts w:cs="Times New Roman"/>
          <w:szCs w:val="24"/>
        </w:rPr>
        <w:t xml:space="preserve">específico </w:t>
      </w:r>
      <w:r w:rsidR="0043379C">
        <w:rPr>
          <w:rFonts w:cs="Times New Roman"/>
          <w:szCs w:val="24"/>
        </w:rPr>
        <w:t>en</w:t>
      </w:r>
      <w:r w:rsidR="00E61E50">
        <w:rPr>
          <w:rFonts w:cs="Times New Roman"/>
          <w:szCs w:val="24"/>
        </w:rPr>
        <w:t xml:space="preserve"> l</w:t>
      </w:r>
      <w:r w:rsidR="00FE32CF">
        <w:rPr>
          <w:rFonts w:cs="Times New Roman"/>
          <w:szCs w:val="24"/>
        </w:rPr>
        <w:t>os procesos empleados. E</w:t>
      </w:r>
      <w:r w:rsidR="0043379C">
        <w:rPr>
          <w:rFonts w:cs="Times New Roman"/>
          <w:szCs w:val="24"/>
        </w:rPr>
        <w:t>n e</w:t>
      </w:r>
      <w:r w:rsidR="00FE32CF">
        <w:rPr>
          <w:rFonts w:cs="Times New Roman"/>
          <w:szCs w:val="24"/>
        </w:rPr>
        <w:t>l primer momento</w:t>
      </w:r>
      <w:r w:rsidR="0043379C">
        <w:rPr>
          <w:rFonts w:cs="Times New Roman"/>
          <w:szCs w:val="24"/>
        </w:rPr>
        <w:t xml:space="preserve"> se </w:t>
      </w:r>
      <w:r w:rsidR="00D447FC">
        <w:rPr>
          <w:rFonts w:cs="Times New Roman"/>
          <w:szCs w:val="24"/>
        </w:rPr>
        <w:t xml:space="preserve">dieron </w:t>
      </w:r>
      <w:r w:rsidR="00FE32CF">
        <w:rPr>
          <w:rFonts w:cs="Times New Roman"/>
          <w:szCs w:val="24"/>
        </w:rPr>
        <w:t>a conocer la tecnología empleada, dinámica de los procesos de préstamo, devolución e inventario</w:t>
      </w:r>
      <w:r w:rsidR="0043379C">
        <w:rPr>
          <w:rFonts w:cs="Times New Roman"/>
          <w:szCs w:val="24"/>
        </w:rPr>
        <w:t>. R</w:t>
      </w:r>
      <w:r w:rsidR="00FE32CF">
        <w:rPr>
          <w:rFonts w:cs="Times New Roman"/>
          <w:szCs w:val="24"/>
        </w:rPr>
        <w:t>esultado</w:t>
      </w:r>
      <w:r w:rsidR="00183E61">
        <w:rPr>
          <w:rFonts w:cs="Times New Roman"/>
          <w:szCs w:val="24"/>
        </w:rPr>
        <w:t>s</w:t>
      </w:r>
      <w:r w:rsidR="00FE32CF">
        <w:rPr>
          <w:rFonts w:cs="Times New Roman"/>
          <w:szCs w:val="24"/>
        </w:rPr>
        <w:t xml:space="preserve"> descritos en l</w:t>
      </w:r>
      <w:r w:rsidR="00183E61">
        <w:rPr>
          <w:rFonts w:cs="Times New Roman"/>
          <w:szCs w:val="24"/>
        </w:rPr>
        <w:t>a Tabla 3, Tabla 4, Tabla 5, Tabla 6</w:t>
      </w:r>
      <w:r w:rsidR="00FE32CF">
        <w:rPr>
          <w:rFonts w:cs="Times New Roman"/>
          <w:szCs w:val="24"/>
        </w:rPr>
        <w:t>:</w:t>
      </w:r>
    </w:p>
    <w:p w14:paraId="445CD76F" w14:textId="77777777" w:rsidR="00FE32CF" w:rsidRDefault="00FE32CF" w:rsidP="009249C5">
      <w:pPr>
        <w:spacing w:after="160" w:line="259" w:lineRule="auto"/>
        <w:rPr>
          <w:rFonts w:cs="Times New Roman"/>
          <w:szCs w:val="24"/>
        </w:rPr>
      </w:pPr>
    </w:p>
    <w:p w14:paraId="5B3F3535" w14:textId="08A3A086" w:rsidR="009249C5" w:rsidRDefault="00F43F00" w:rsidP="00F43F00">
      <w:pPr>
        <w:pStyle w:val="Descripcin"/>
        <w:rPr>
          <w:rFonts w:cs="Times New Roman"/>
          <w:szCs w:val="24"/>
        </w:rPr>
      </w:pPr>
      <w:r>
        <w:t xml:space="preserve">Tabla </w:t>
      </w:r>
      <w:fldSimple w:instr=" SEQ Tabla \* ARABIC ">
        <w:r w:rsidR="00183E61">
          <w:rPr>
            <w:noProof/>
          </w:rPr>
          <w:t>3</w:t>
        </w:r>
      </w:fldSimple>
      <w:r>
        <w:t xml:space="preserve"> </w:t>
      </w:r>
      <w:r w:rsidRPr="00F43F00">
        <w:rPr>
          <w:b/>
          <w:bCs/>
        </w:rPr>
        <w:t>Entrevista estructurada líder biblioteca EPM</w:t>
      </w:r>
      <w:r>
        <w:t xml:space="preserve"> </w:t>
      </w:r>
      <w:r w:rsidRPr="00F43F00">
        <w:t>Fuente</w:t>
      </w:r>
      <w:r w:rsidRPr="008A4072">
        <w:rPr>
          <w:b/>
          <w:bCs/>
        </w:rPr>
        <w:t xml:space="preserve">: </w:t>
      </w:r>
      <w:r w:rsidRPr="00F43F00">
        <w:t>Autor</w:t>
      </w:r>
      <w:r w:rsidRPr="008A4072">
        <w:rPr>
          <w:b/>
          <w:bCs/>
        </w:rPr>
        <w:t>.</w:t>
      </w:r>
    </w:p>
    <w:tbl>
      <w:tblPr>
        <w:tblStyle w:val="Tablanormal5"/>
        <w:tblW w:w="0" w:type="auto"/>
        <w:tblInd w:w="600" w:type="dxa"/>
        <w:tblLook w:val="04A0" w:firstRow="1" w:lastRow="0" w:firstColumn="1" w:lastColumn="0" w:noHBand="0" w:noVBand="1"/>
      </w:tblPr>
      <w:tblGrid>
        <w:gridCol w:w="1560"/>
        <w:gridCol w:w="3510"/>
        <w:gridCol w:w="3544"/>
      </w:tblGrid>
      <w:tr w:rsidR="009249C5" w14:paraId="2A2A602E" w14:textId="77777777" w:rsidTr="009249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4982FA46" w14:textId="552821B6" w:rsidR="009249C5" w:rsidRDefault="009249C5" w:rsidP="00F6578A">
            <w:pPr>
              <w:spacing w:after="160" w:line="259" w:lineRule="auto"/>
              <w:rPr>
                <w:rFonts w:cs="Times New Roman"/>
                <w:szCs w:val="24"/>
              </w:rPr>
            </w:pPr>
            <w:r>
              <w:rPr>
                <w:rFonts w:cs="Times New Roman"/>
                <w:szCs w:val="24"/>
              </w:rPr>
              <w:t>Proceso</w:t>
            </w:r>
          </w:p>
        </w:tc>
        <w:tc>
          <w:tcPr>
            <w:tcW w:w="3510" w:type="dxa"/>
          </w:tcPr>
          <w:p w14:paraId="40C83A5A" w14:textId="7EEA1F94" w:rsidR="009249C5" w:rsidRDefault="009249C5" w:rsidP="00F6578A">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Situación actual</w:t>
            </w:r>
          </w:p>
        </w:tc>
        <w:tc>
          <w:tcPr>
            <w:tcW w:w="3544" w:type="dxa"/>
          </w:tcPr>
          <w:p w14:paraId="5C737040" w14:textId="5A37E276" w:rsidR="009249C5" w:rsidRDefault="009249C5" w:rsidP="00F6578A">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Tecnología empleada</w:t>
            </w:r>
          </w:p>
        </w:tc>
      </w:tr>
      <w:tr w:rsidR="009249C5" w14:paraId="75789AB9" w14:textId="77777777" w:rsidTr="0092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6B89329" w14:textId="75FF0807" w:rsidR="009249C5" w:rsidRDefault="009249C5" w:rsidP="009249C5">
            <w:pPr>
              <w:spacing w:after="160" w:line="259" w:lineRule="auto"/>
              <w:rPr>
                <w:rFonts w:cs="Times New Roman"/>
                <w:szCs w:val="24"/>
              </w:rPr>
            </w:pPr>
            <w:r>
              <w:rPr>
                <w:rFonts w:cs="Times New Roman"/>
                <w:szCs w:val="24"/>
              </w:rPr>
              <w:t>Préstamo</w:t>
            </w:r>
          </w:p>
        </w:tc>
        <w:tc>
          <w:tcPr>
            <w:tcW w:w="3510" w:type="dxa"/>
          </w:tcPr>
          <w:p w14:paraId="61F26C8D" w14:textId="220EAFAD" w:rsidR="009249C5" w:rsidRDefault="009249C5" w:rsidP="009249C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Registro tecnológico + </w:t>
            </w:r>
            <w:r w:rsidR="00D447FC">
              <w:rPr>
                <w:rFonts w:cs="Times New Roman"/>
                <w:szCs w:val="24"/>
              </w:rPr>
              <w:t xml:space="preserve">software </w:t>
            </w:r>
            <w:r>
              <w:rPr>
                <w:rFonts w:cs="Times New Roman"/>
                <w:szCs w:val="24"/>
              </w:rPr>
              <w:t>WMS</w:t>
            </w:r>
          </w:p>
        </w:tc>
        <w:tc>
          <w:tcPr>
            <w:tcW w:w="3544" w:type="dxa"/>
          </w:tcPr>
          <w:p w14:paraId="2C3B4334" w14:textId="559457F7" w:rsidR="009249C5" w:rsidRDefault="009249C5" w:rsidP="009249C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PAD + etiquetas RFID</w:t>
            </w:r>
          </w:p>
        </w:tc>
      </w:tr>
      <w:tr w:rsidR="009249C5" w14:paraId="7EE3D90F" w14:textId="77777777" w:rsidTr="009249C5">
        <w:tc>
          <w:tcPr>
            <w:cnfStyle w:val="001000000000" w:firstRow="0" w:lastRow="0" w:firstColumn="1" w:lastColumn="0" w:oddVBand="0" w:evenVBand="0" w:oddHBand="0" w:evenHBand="0" w:firstRowFirstColumn="0" w:firstRowLastColumn="0" w:lastRowFirstColumn="0" w:lastRowLastColumn="0"/>
            <w:tcW w:w="1560" w:type="dxa"/>
          </w:tcPr>
          <w:p w14:paraId="23512085" w14:textId="64F03899" w:rsidR="009249C5" w:rsidRPr="009249C5" w:rsidRDefault="009249C5" w:rsidP="009249C5">
            <w:pPr>
              <w:spacing w:after="160" w:line="259" w:lineRule="auto"/>
              <w:rPr>
                <w:rFonts w:cs="Times New Roman"/>
                <w:i w:val="0"/>
                <w:iCs w:val="0"/>
                <w:szCs w:val="24"/>
              </w:rPr>
            </w:pPr>
            <w:r>
              <w:rPr>
                <w:rFonts w:cs="Times New Roman"/>
                <w:szCs w:val="24"/>
              </w:rPr>
              <w:t>Devolución</w:t>
            </w:r>
          </w:p>
        </w:tc>
        <w:tc>
          <w:tcPr>
            <w:tcW w:w="3510" w:type="dxa"/>
          </w:tcPr>
          <w:p w14:paraId="7A594097" w14:textId="54AA656F" w:rsidR="009249C5" w:rsidRDefault="009249C5" w:rsidP="009249C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Registro tecnológico + </w:t>
            </w:r>
            <w:r w:rsidR="00740E6D">
              <w:rPr>
                <w:rFonts w:cs="Times New Roman"/>
                <w:szCs w:val="24"/>
              </w:rPr>
              <w:t>s</w:t>
            </w:r>
            <w:r>
              <w:rPr>
                <w:rFonts w:cs="Times New Roman"/>
                <w:szCs w:val="24"/>
              </w:rPr>
              <w:t>oftware WMS</w:t>
            </w:r>
          </w:p>
        </w:tc>
        <w:tc>
          <w:tcPr>
            <w:tcW w:w="3544" w:type="dxa"/>
          </w:tcPr>
          <w:p w14:paraId="4D0FDC7D" w14:textId="0F9C8B92" w:rsidR="009249C5" w:rsidRDefault="009249C5" w:rsidP="009249C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PAD + etiquetas RFID</w:t>
            </w:r>
          </w:p>
        </w:tc>
      </w:tr>
      <w:tr w:rsidR="009249C5" w14:paraId="62A236D5" w14:textId="77777777" w:rsidTr="009249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ED48FD6" w14:textId="50B61446" w:rsidR="009249C5" w:rsidRPr="009249C5" w:rsidRDefault="009249C5" w:rsidP="009249C5">
            <w:pPr>
              <w:spacing w:after="160" w:line="259" w:lineRule="auto"/>
              <w:rPr>
                <w:rFonts w:cs="Times New Roman"/>
                <w:i w:val="0"/>
                <w:iCs w:val="0"/>
                <w:szCs w:val="24"/>
              </w:rPr>
            </w:pPr>
            <w:r>
              <w:rPr>
                <w:rFonts w:cs="Times New Roman"/>
                <w:szCs w:val="24"/>
              </w:rPr>
              <w:lastRenderedPageBreak/>
              <w:t>Inventario</w:t>
            </w:r>
          </w:p>
        </w:tc>
        <w:tc>
          <w:tcPr>
            <w:tcW w:w="3510" w:type="dxa"/>
          </w:tcPr>
          <w:p w14:paraId="2B9EDC7C" w14:textId="4CDA41C5" w:rsidR="009249C5" w:rsidRDefault="009249C5" w:rsidP="009249C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Conteo uso tecnológico (Tiempo empleado </w:t>
            </w:r>
            <m:oMath>
              <m:r>
                <w:rPr>
                  <w:rFonts w:ascii="Cambria Math" w:hAnsi="Cambria Math" w:cs="Times New Roman"/>
                  <w:szCs w:val="24"/>
                </w:rPr>
                <m:t xml:space="preserve">≅2 </m:t>
              </m:r>
              <m:r>
                <w:rPr>
                  <w:rFonts w:ascii="Cambria Math" w:hAnsi="Cambria Math" w:cs="Times New Roman"/>
                  <w:szCs w:val="24"/>
                </w:rPr>
                <m:t>horas</m:t>
              </m:r>
            </m:oMath>
            <w:r>
              <w:rPr>
                <w:rFonts w:eastAsiaTheme="minorEastAsia" w:cs="Times New Roman"/>
                <w:szCs w:val="24"/>
              </w:rPr>
              <w:t>)</w:t>
            </w:r>
          </w:p>
        </w:tc>
        <w:tc>
          <w:tcPr>
            <w:tcW w:w="3544" w:type="dxa"/>
          </w:tcPr>
          <w:p w14:paraId="087D4F6D" w14:textId="06242DCF" w:rsidR="009249C5" w:rsidRDefault="009249C5" w:rsidP="009249C5">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DLA + etiquetas RFID</w:t>
            </w:r>
          </w:p>
        </w:tc>
      </w:tr>
      <w:tr w:rsidR="009249C5" w14:paraId="49FAF147" w14:textId="77777777" w:rsidTr="009249C5">
        <w:tc>
          <w:tcPr>
            <w:cnfStyle w:val="001000000000" w:firstRow="0" w:lastRow="0" w:firstColumn="1" w:lastColumn="0" w:oddVBand="0" w:evenVBand="0" w:oddHBand="0" w:evenHBand="0" w:firstRowFirstColumn="0" w:firstRowLastColumn="0" w:lastRowFirstColumn="0" w:lastRowLastColumn="0"/>
            <w:tcW w:w="1560" w:type="dxa"/>
          </w:tcPr>
          <w:p w14:paraId="466B163D" w14:textId="264F7617" w:rsidR="009249C5" w:rsidRDefault="009249C5" w:rsidP="009249C5">
            <w:pPr>
              <w:spacing w:after="160" w:line="259" w:lineRule="auto"/>
              <w:rPr>
                <w:rFonts w:cs="Times New Roman"/>
                <w:szCs w:val="24"/>
              </w:rPr>
            </w:pPr>
            <w:r>
              <w:rPr>
                <w:rFonts w:cs="Times New Roman"/>
                <w:szCs w:val="24"/>
              </w:rPr>
              <w:t>Seguridad</w:t>
            </w:r>
          </w:p>
        </w:tc>
        <w:tc>
          <w:tcPr>
            <w:tcW w:w="3510" w:type="dxa"/>
          </w:tcPr>
          <w:p w14:paraId="1540EDD7" w14:textId="70709CA4" w:rsidR="009249C5" w:rsidRDefault="009249C5" w:rsidP="009249C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Control electromagnético por RF</w:t>
            </w:r>
          </w:p>
        </w:tc>
        <w:tc>
          <w:tcPr>
            <w:tcW w:w="3544" w:type="dxa"/>
          </w:tcPr>
          <w:p w14:paraId="76F1161D" w14:textId="37B9261F" w:rsidR="009249C5" w:rsidRDefault="009249C5" w:rsidP="009249C5">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Antena emisora + etiqueta RFID</w:t>
            </w:r>
          </w:p>
        </w:tc>
      </w:tr>
    </w:tbl>
    <w:p w14:paraId="36011811" w14:textId="6C1A347F" w:rsidR="00F6578A" w:rsidRDefault="00FE32CF" w:rsidP="00F6578A">
      <w:pPr>
        <w:spacing w:after="160" w:line="259" w:lineRule="auto"/>
        <w:ind w:firstLine="708"/>
        <w:rPr>
          <w:rFonts w:cs="Times New Roman"/>
          <w:szCs w:val="24"/>
        </w:rPr>
      </w:pPr>
      <w:r>
        <w:rPr>
          <w:rFonts w:cs="Times New Roman"/>
          <w:szCs w:val="24"/>
        </w:rPr>
        <w:t xml:space="preserve"> </w:t>
      </w:r>
    </w:p>
    <w:p w14:paraId="6638B12B" w14:textId="77777777" w:rsidR="00183E61" w:rsidRDefault="00183E61" w:rsidP="00F6578A">
      <w:pPr>
        <w:spacing w:after="160" w:line="259" w:lineRule="auto"/>
        <w:ind w:firstLine="708"/>
        <w:rPr>
          <w:rFonts w:cs="Times New Roman"/>
          <w:szCs w:val="24"/>
        </w:rPr>
      </w:pPr>
    </w:p>
    <w:p w14:paraId="7EE7E531" w14:textId="7B355FF9" w:rsidR="00183E61" w:rsidRDefault="00183E61" w:rsidP="00183E61">
      <w:pPr>
        <w:pStyle w:val="Descripcin"/>
        <w:rPr>
          <w:rFonts w:cs="Times New Roman"/>
          <w:szCs w:val="24"/>
        </w:rPr>
      </w:pPr>
      <w:r>
        <w:t xml:space="preserve">Tabla </w:t>
      </w:r>
      <w:fldSimple w:instr=" SEQ Tabla \* ARABIC ">
        <w:r>
          <w:rPr>
            <w:noProof/>
          </w:rPr>
          <w:t>4</w:t>
        </w:r>
      </w:fldSimple>
      <w:r>
        <w:t xml:space="preserve"> </w:t>
      </w:r>
      <w:r w:rsidRPr="00183E61">
        <w:rPr>
          <w:b/>
          <w:bCs/>
        </w:rPr>
        <w:t>Entrevista estructurada líder biblioteca pública piloto</w:t>
      </w:r>
      <w:r>
        <w:rPr>
          <w:b/>
          <w:bCs/>
        </w:rPr>
        <w:t>.</w:t>
      </w:r>
      <w:r w:rsidRPr="00183E61">
        <w:rPr>
          <w:b/>
          <w:bCs/>
        </w:rPr>
        <w:t xml:space="preserve"> </w:t>
      </w:r>
      <w:r w:rsidRPr="00E56752">
        <w:t>Fuente: Autor.</w:t>
      </w:r>
    </w:p>
    <w:tbl>
      <w:tblPr>
        <w:tblStyle w:val="Tablanormal5"/>
        <w:tblW w:w="0" w:type="auto"/>
        <w:tblInd w:w="600" w:type="dxa"/>
        <w:tblLook w:val="04A0" w:firstRow="1" w:lastRow="0" w:firstColumn="1" w:lastColumn="0" w:noHBand="0" w:noVBand="1"/>
      </w:tblPr>
      <w:tblGrid>
        <w:gridCol w:w="1560"/>
        <w:gridCol w:w="3510"/>
        <w:gridCol w:w="3544"/>
      </w:tblGrid>
      <w:tr w:rsidR="00F43F00" w14:paraId="727E8C7A" w14:textId="77777777" w:rsidTr="00C33D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3ED03EAF" w14:textId="77777777" w:rsidR="00F43F00" w:rsidRDefault="00F43F00" w:rsidP="00C33D03">
            <w:pPr>
              <w:spacing w:after="160" w:line="259" w:lineRule="auto"/>
              <w:rPr>
                <w:rFonts w:cs="Times New Roman"/>
                <w:szCs w:val="24"/>
              </w:rPr>
            </w:pPr>
            <w:r>
              <w:rPr>
                <w:rFonts w:cs="Times New Roman"/>
                <w:szCs w:val="24"/>
              </w:rPr>
              <w:t>Proceso</w:t>
            </w:r>
          </w:p>
        </w:tc>
        <w:tc>
          <w:tcPr>
            <w:tcW w:w="3510" w:type="dxa"/>
          </w:tcPr>
          <w:p w14:paraId="560183E8" w14:textId="77777777" w:rsidR="00F43F00" w:rsidRDefault="00F43F00"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Situación actual</w:t>
            </w:r>
          </w:p>
        </w:tc>
        <w:tc>
          <w:tcPr>
            <w:tcW w:w="3544" w:type="dxa"/>
          </w:tcPr>
          <w:p w14:paraId="132E4E4D" w14:textId="77777777" w:rsidR="00F43F00" w:rsidRDefault="00F43F00"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Tecnología empleada</w:t>
            </w:r>
          </w:p>
        </w:tc>
      </w:tr>
      <w:tr w:rsidR="00F43F00" w14:paraId="7CB90107"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BE02079" w14:textId="77777777" w:rsidR="00F43F00" w:rsidRDefault="00F43F00" w:rsidP="00C33D03">
            <w:pPr>
              <w:spacing w:after="160" w:line="259" w:lineRule="auto"/>
              <w:rPr>
                <w:rFonts w:cs="Times New Roman"/>
                <w:szCs w:val="24"/>
              </w:rPr>
            </w:pPr>
            <w:r>
              <w:rPr>
                <w:rFonts w:cs="Times New Roman"/>
                <w:szCs w:val="24"/>
              </w:rPr>
              <w:t>Préstamo</w:t>
            </w:r>
          </w:p>
        </w:tc>
        <w:tc>
          <w:tcPr>
            <w:tcW w:w="3510" w:type="dxa"/>
          </w:tcPr>
          <w:p w14:paraId="604AC169" w14:textId="32418970" w:rsidR="00F43F00" w:rsidRDefault="00F43F00"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Registro manual / Código de barras + </w:t>
            </w:r>
            <w:r w:rsidR="00740E6D">
              <w:rPr>
                <w:rFonts w:cs="Times New Roman"/>
                <w:szCs w:val="24"/>
              </w:rPr>
              <w:t>s</w:t>
            </w:r>
            <w:r>
              <w:rPr>
                <w:rFonts w:cs="Times New Roman"/>
                <w:szCs w:val="24"/>
              </w:rPr>
              <w:t>oftware Janium</w:t>
            </w:r>
          </w:p>
        </w:tc>
        <w:tc>
          <w:tcPr>
            <w:tcW w:w="3544" w:type="dxa"/>
          </w:tcPr>
          <w:p w14:paraId="2EEAB1F0" w14:textId="21AF0B7D" w:rsidR="00F43F00" w:rsidRDefault="00F43F00"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Código + </w:t>
            </w:r>
            <w:r w:rsidR="00740E6D">
              <w:rPr>
                <w:rFonts w:cs="Times New Roman"/>
                <w:szCs w:val="24"/>
              </w:rPr>
              <w:t>s</w:t>
            </w:r>
            <w:r>
              <w:rPr>
                <w:rFonts w:cs="Times New Roman"/>
                <w:szCs w:val="24"/>
              </w:rPr>
              <w:t>oftware</w:t>
            </w:r>
          </w:p>
        </w:tc>
      </w:tr>
      <w:tr w:rsidR="00F43F00" w14:paraId="440B7981"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60695643" w14:textId="77777777" w:rsidR="00F43F00" w:rsidRPr="009249C5" w:rsidRDefault="00F43F00" w:rsidP="00C33D03">
            <w:pPr>
              <w:spacing w:after="160" w:line="259" w:lineRule="auto"/>
              <w:rPr>
                <w:rFonts w:cs="Times New Roman"/>
                <w:i w:val="0"/>
                <w:iCs w:val="0"/>
                <w:szCs w:val="24"/>
              </w:rPr>
            </w:pPr>
            <w:r>
              <w:rPr>
                <w:rFonts w:cs="Times New Roman"/>
                <w:szCs w:val="24"/>
              </w:rPr>
              <w:t>Devolución</w:t>
            </w:r>
          </w:p>
        </w:tc>
        <w:tc>
          <w:tcPr>
            <w:tcW w:w="3510" w:type="dxa"/>
          </w:tcPr>
          <w:p w14:paraId="441F37C2" w14:textId="3619A4C9" w:rsidR="00F43F00" w:rsidRDefault="00F43F00"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Registro manual / Código de barras + </w:t>
            </w:r>
            <w:r w:rsidR="00740E6D">
              <w:rPr>
                <w:rFonts w:cs="Times New Roman"/>
                <w:szCs w:val="24"/>
              </w:rPr>
              <w:t>s</w:t>
            </w:r>
            <w:r>
              <w:rPr>
                <w:rFonts w:cs="Times New Roman"/>
                <w:szCs w:val="24"/>
              </w:rPr>
              <w:t>oftware Janium</w:t>
            </w:r>
          </w:p>
        </w:tc>
        <w:tc>
          <w:tcPr>
            <w:tcW w:w="3544" w:type="dxa"/>
          </w:tcPr>
          <w:p w14:paraId="7CAAEB22" w14:textId="77777777" w:rsidR="00F43F00" w:rsidRDefault="00F43F00"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PAD + etiquetas RFID</w:t>
            </w:r>
          </w:p>
        </w:tc>
      </w:tr>
      <w:tr w:rsidR="00F43F00" w14:paraId="032D3B6E"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74110F9" w14:textId="77777777" w:rsidR="00F43F00" w:rsidRPr="009249C5" w:rsidRDefault="00F43F00" w:rsidP="00C33D03">
            <w:pPr>
              <w:spacing w:after="160" w:line="259" w:lineRule="auto"/>
              <w:rPr>
                <w:rFonts w:cs="Times New Roman"/>
                <w:i w:val="0"/>
                <w:iCs w:val="0"/>
                <w:szCs w:val="24"/>
              </w:rPr>
            </w:pPr>
            <w:r>
              <w:rPr>
                <w:rFonts w:cs="Times New Roman"/>
                <w:szCs w:val="24"/>
              </w:rPr>
              <w:t>Inventario</w:t>
            </w:r>
          </w:p>
        </w:tc>
        <w:tc>
          <w:tcPr>
            <w:tcW w:w="3510" w:type="dxa"/>
          </w:tcPr>
          <w:p w14:paraId="6634E264" w14:textId="722B9549" w:rsidR="00F43F00" w:rsidRDefault="00F43F00"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Conteo físico</w:t>
            </w:r>
          </w:p>
        </w:tc>
        <w:tc>
          <w:tcPr>
            <w:tcW w:w="3544" w:type="dxa"/>
          </w:tcPr>
          <w:p w14:paraId="15DE108A" w14:textId="0A420992" w:rsidR="00F43F00" w:rsidRDefault="00F43F00"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 aplica</w:t>
            </w:r>
          </w:p>
        </w:tc>
      </w:tr>
      <w:tr w:rsidR="00F43F00" w14:paraId="70732090"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794D8E66" w14:textId="77777777" w:rsidR="00F43F00" w:rsidRDefault="00F43F00" w:rsidP="00C33D03">
            <w:pPr>
              <w:spacing w:after="160" w:line="259" w:lineRule="auto"/>
              <w:rPr>
                <w:rFonts w:cs="Times New Roman"/>
                <w:szCs w:val="24"/>
              </w:rPr>
            </w:pPr>
            <w:r>
              <w:rPr>
                <w:rFonts w:cs="Times New Roman"/>
                <w:szCs w:val="24"/>
              </w:rPr>
              <w:t>Seguridad</w:t>
            </w:r>
          </w:p>
        </w:tc>
        <w:tc>
          <w:tcPr>
            <w:tcW w:w="3510" w:type="dxa"/>
          </w:tcPr>
          <w:p w14:paraId="2F5CDC0A" w14:textId="3644B942" w:rsidR="00F43F00" w:rsidRDefault="00F43F00"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Cinta imantada</w:t>
            </w:r>
          </w:p>
        </w:tc>
        <w:tc>
          <w:tcPr>
            <w:tcW w:w="3544" w:type="dxa"/>
          </w:tcPr>
          <w:p w14:paraId="1872354A" w14:textId="24115266" w:rsidR="00F43F00"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Control magnético</w:t>
            </w:r>
          </w:p>
        </w:tc>
      </w:tr>
    </w:tbl>
    <w:p w14:paraId="1EBC748E" w14:textId="77777777" w:rsidR="00F43F00" w:rsidRDefault="00F43F00" w:rsidP="00F6578A">
      <w:pPr>
        <w:spacing w:after="160" w:line="259" w:lineRule="auto"/>
        <w:ind w:firstLine="708"/>
        <w:rPr>
          <w:rFonts w:cs="Times New Roman"/>
          <w:szCs w:val="24"/>
        </w:rPr>
      </w:pPr>
    </w:p>
    <w:p w14:paraId="3E80D85D" w14:textId="47098566" w:rsidR="00183E61" w:rsidRDefault="00183E61" w:rsidP="00183E61">
      <w:pPr>
        <w:pStyle w:val="Descripcin"/>
        <w:rPr>
          <w:rFonts w:cs="Times New Roman"/>
          <w:szCs w:val="24"/>
        </w:rPr>
      </w:pPr>
      <w:r>
        <w:t xml:space="preserve">Tabla </w:t>
      </w:r>
      <w:fldSimple w:instr=" SEQ Tabla \* ARABIC ">
        <w:r>
          <w:rPr>
            <w:noProof/>
          </w:rPr>
          <w:t>5</w:t>
        </w:r>
      </w:fldSimple>
      <w:r>
        <w:t xml:space="preserve"> </w:t>
      </w:r>
      <w:r w:rsidRPr="00183E61">
        <w:rPr>
          <w:b/>
          <w:bCs/>
        </w:rPr>
        <w:t xml:space="preserve">Entrevista estructurada líder biblioteca </w:t>
      </w:r>
      <w:r>
        <w:rPr>
          <w:b/>
          <w:bCs/>
        </w:rPr>
        <w:t>ITM.</w:t>
      </w:r>
      <w:r w:rsidRPr="0074784C">
        <w:t xml:space="preserve"> Fuente: Autor</w:t>
      </w:r>
    </w:p>
    <w:tbl>
      <w:tblPr>
        <w:tblStyle w:val="Tablanormal5"/>
        <w:tblW w:w="0" w:type="auto"/>
        <w:tblInd w:w="600" w:type="dxa"/>
        <w:tblLook w:val="04A0" w:firstRow="1" w:lastRow="0" w:firstColumn="1" w:lastColumn="0" w:noHBand="0" w:noVBand="1"/>
      </w:tblPr>
      <w:tblGrid>
        <w:gridCol w:w="1560"/>
        <w:gridCol w:w="3510"/>
        <w:gridCol w:w="3544"/>
      </w:tblGrid>
      <w:tr w:rsidR="00183E61" w14:paraId="3572DAAD" w14:textId="77777777" w:rsidTr="00C33D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48842306" w14:textId="77777777" w:rsidR="00183E61" w:rsidRDefault="00183E61" w:rsidP="00C33D03">
            <w:pPr>
              <w:spacing w:after="160" w:line="259" w:lineRule="auto"/>
              <w:rPr>
                <w:rFonts w:cs="Times New Roman"/>
                <w:szCs w:val="24"/>
              </w:rPr>
            </w:pPr>
            <w:r>
              <w:rPr>
                <w:rFonts w:cs="Times New Roman"/>
                <w:szCs w:val="24"/>
              </w:rPr>
              <w:t>Proceso</w:t>
            </w:r>
          </w:p>
        </w:tc>
        <w:tc>
          <w:tcPr>
            <w:tcW w:w="3510" w:type="dxa"/>
          </w:tcPr>
          <w:p w14:paraId="10407B38" w14:textId="77777777" w:rsidR="00183E61" w:rsidRDefault="00183E61"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Situación actual</w:t>
            </w:r>
          </w:p>
        </w:tc>
        <w:tc>
          <w:tcPr>
            <w:tcW w:w="3544" w:type="dxa"/>
          </w:tcPr>
          <w:p w14:paraId="14C3C540" w14:textId="77777777" w:rsidR="00183E61" w:rsidRDefault="00183E61"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Tecnología empleada</w:t>
            </w:r>
          </w:p>
        </w:tc>
      </w:tr>
      <w:tr w:rsidR="00183E61" w14:paraId="60F5C062"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23C020E" w14:textId="77777777" w:rsidR="00183E61" w:rsidRDefault="00183E61" w:rsidP="00C33D03">
            <w:pPr>
              <w:spacing w:after="160" w:line="259" w:lineRule="auto"/>
              <w:rPr>
                <w:rFonts w:cs="Times New Roman"/>
                <w:szCs w:val="24"/>
              </w:rPr>
            </w:pPr>
            <w:r>
              <w:rPr>
                <w:rFonts w:cs="Times New Roman"/>
                <w:szCs w:val="24"/>
              </w:rPr>
              <w:t>Préstamo</w:t>
            </w:r>
          </w:p>
        </w:tc>
        <w:tc>
          <w:tcPr>
            <w:tcW w:w="3510" w:type="dxa"/>
          </w:tcPr>
          <w:p w14:paraId="23279972" w14:textId="2F54F509"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Registro manual + </w:t>
            </w:r>
            <w:r w:rsidR="00740E6D">
              <w:rPr>
                <w:rFonts w:cs="Times New Roman"/>
                <w:szCs w:val="24"/>
              </w:rPr>
              <w:t>s</w:t>
            </w:r>
            <w:r>
              <w:rPr>
                <w:rFonts w:cs="Times New Roman"/>
                <w:szCs w:val="24"/>
              </w:rPr>
              <w:t>oftware</w:t>
            </w:r>
          </w:p>
        </w:tc>
        <w:tc>
          <w:tcPr>
            <w:tcW w:w="3544" w:type="dxa"/>
          </w:tcPr>
          <w:p w14:paraId="41367365" w14:textId="5FA31F8F"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Manual + </w:t>
            </w:r>
            <w:r w:rsidR="00740E6D">
              <w:rPr>
                <w:rFonts w:cs="Times New Roman"/>
                <w:szCs w:val="24"/>
              </w:rPr>
              <w:t>s</w:t>
            </w:r>
            <w:r>
              <w:rPr>
                <w:rFonts w:cs="Times New Roman"/>
                <w:szCs w:val="24"/>
              </w:rPr>
              <w:t>oftware</w:t>
            </w:r>
          </w:p>
        </w:tc>
      </w:tr>
      <w:tr w:rsidR="00183E61" w14:paraId="0941533C"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4EE24F82" w14:textId="77777777" w:rsidR="00183E61" w:rsidRPr="009249C5" w:rsidRDefault="00183E61" w:rsidP="00C33D03">
            <w:pPr>
              <w:spacing w:after="160" w:line="259" w:lineRule="auto"/>
              <w:rPr>
                <w:rFonts w:cs="Times New Roman"/>
                <w:i w:val="0"/>
                <w:iCs w:val="0"/>
                <w:szCs w:val="24"/>
              </w:rPr>
            </w:pPr>
            <w:r>
              <w:rPr>
                <w:rFonts w:cs="Times New Roman"/>
                <w:szCs w:val="24"/>
              </w:rPr>
              <w:t>Devolución</w:t>
            </w:r>
          </w:p>
        </w:tc>
        <w:tc>
          <w:tcPr>
            <w:tcW w:w="3510" w:type="dxa"/>
          </w:tcPr>
          <w:p w14:paraId="5B111B3F" w14:textId="6BB3AA61"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Registro manual + </w:t>
            </w:r>
            <w:r w:rsidR="00740E6D">
              <w:rPr>
                <w:rFonts w:cs="Times New Roman"/>
                <w:szCs w:val="24"/>
              </w:rPr>
              <w:t>s</w:t>
            </w:r>
            <w:r>
              <w:rPr>
                <w:rFonts w:cs="Times New Roman"/>
                <w:szCs w:val="24"/>
              </w:rPr>
              <w:t xml:space="preserve">oftware </w:t>
            </w:r>
          </w:p>
        </w:tc>
        <w:tc>
          <w:tcPr>
            <w:tcW w:w="3544" w:type="dxa"/>
          </w:tcPr>
          <w:p w14:paraId="3A4F24BE" w14:textId="23EA9554"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Manual + </w:t>
            </w:r>
            <w:r w:rsidR="00740E6D">
              <w:rPr>
                <w:rFonts w:cs="Times New Roman"/>
                <w:szCs w:val="24"/>
              </w:rPr>
              <w:t>s</w:t>
            </w:r>
            <w:r>
              <w:rPr>
                <w:rFonts w:cs="Times New Roman"/>
                <w:szCs w:val="24"/>
              </w:rPr>
              <w:t>oftware</w:t>
            </w:r>
          </w:p>
        </w:tc>
      </w:tr>
      <w:tr w:rsidR="00183E61" w14:paraId="389FC973"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A22DFD8" w14:textId="77777777" w:rsidR="00183E61" w:rsidRPr="009249C5" w:rsidRDefault="00183E61" w:rsidP="00C33D03">
            <w:pPr>
              <w:spacing w:after="160" w:line="259" w:lineRule="auto"/>
              <w:rPr>
                <w:rFonts w:cs="Times New Roman"/>
                <w:i w:val="0"/>
                <w:iCs w:val="0"/>
                <w:szCs w:val="24"/>
              </w:rPr>
            </w:pPr>
            <w:r>
              <w:rPr>
                <w:rFonts w:cs="Times New Roman"/>
                <w:szCs w:val="24"/>
              </w:rPr>
              <w:t>Inventario</w:t>
            </w:r>
          </w:p>
        </w:tc>
        <w:tc>
          <w:tcPr>
            <w:tcW w:w="3510" w:type="dxa"/>
          </w:tcPr>
          <w:p w14:paraId="16F21A0B" w14:textId="77777777"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Conteo físico</w:t>
            </w:r>
          </w:p>
        </w:tc>
        <w:tc>
          <w:tcPr>
            <w:tcW w:w="3544" w:type="dxa"/>
          </w:tcPr>
          <w:p w14:paraId="60DDD0CA" w14:textId="77777777"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 aplica</w:t>
            </w:r>
          </w:p>
        </w:tc>
      </w:tr>
      <w:tr w:rsidR="00183E61" w14:paraId="05B8BE63"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6500021D" w14:textId="77777777" w:rsidR="00183E61" w:rsidRDefault="00183E61" w:rsidP="00C33D03">
            <w:pPr>
              <w:spacing w:after="160" w:line="259" w:lineRule="auto"/>
              <w:rPr>
                <w:rFonts w:cs="Times New Roman"/>
                <w:szCs w:val="24"/>
              </w:rPr>
            </w:pPr>
            <w:r>
              <w:rPr>
                <w:rFonts w:cs="Times New Roman"/>
                <w:szCs w:val="24"/>
              </w:rPr>
              <w:t>Seguridad</w:t>
            </w:r>
          </w:p>
        </w:tc>
        <w:tc>
          <w:tcPr>
            <w:tcW w:w="3510" w:type="dxa"/>
          </w:tcPr>
          <w:p w14:paraId="4C5DFB5C" w14:textId="440F999E"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Ninguno</w:t>
            </w:r>
          </w:p>
        </w:tc>
        <w:tc>
          <w:tcPr>
            <w:tcW w:w="3544" w:type="dxa"/>
          </w:tcPr>
          <w:p w14:paraId="4C80D6AE" w14:textId="2BB648B3"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 aplica</w:t>
            </w:r>
          </w:p>
        </w:tc>
      </w:tr>
    </w:tbl>
    <w:p w14:paraId="705A0524" w14:textId="77777777" w:rsidR="00183E61" w:rsidRDefault="00183E61" w:rsidP="00F6578A">
      <w:pPr>
        <w:spacing w:after="160" w:line="259" w:lineRule="auto"/>
        <w:ind w:firstLine="708"/>
        <w:rPr>
          <w:rFonts w:cs="Times New Roman"/>
          <w:szCs w:val="24"/>
        </w:rPr>
      </w:pPr>
    </w:p>
    <w:p w14:paraId="133B195B" w14:textId="56550029" w:rsidR="00183E61" w:rsidRDefault="00183E61" w:rsidP="00183E61">
      <w:pPr>
        <w:pStyle w:val="Descripcin"/>
        <w:rPr>
          <w:rFonts w:cs="Times New Roman"/>
          <w:szCs w:val="24"/>
        </w:rPr>
      </w:pPr>
      <w:r>
        <w:t xml:space="preserve">Tabla </w:t>
      </w:r>
      <w:fldSimple w:instr=" SEQ Tabla \* ARABIC ">
        <w:r>
          <w:rPr>
            <w:noProof/>
          </w:rPr>
          <w:t>6</w:t>
        </w:r>
      </w:fldSimple>
      <w:r>
        <w:t xml:space="preserve"> </w:t>
      </w:r>
      <w:r w:rsidRPr="00183E61">
        <w:rPr>
          <w:b/>
          <w:bCs/>
        </w:rPr>
        <w:t>Entrevista estructurada líder biblioteca IUSH.</w:t>
      </w:r>
      <w:r w:rsidRPr="001C6D48">
        <w:t xml:space="preserve"> Fuente: Autor</w:t>
      </w:r>
    </w:p>
    <w:tbl>
      <w:tblPr>
        <w:tblStyle w:val="Tablanormal5"/>
        <w:tblW w:w="0" w:type="auto"/>
        <w:tblInd w:w="600" w:type="dxa"/>
        <w:tblLook w:val="04A0" w:firstRow="1" w:lastRow="0" w:firstColumn="1" w:lastColumn="0" w:noHBand="0" w:noVBand="1"/>
      </w:tblPr>
      <w:tblGrid>
        <w:gridCol w:w="1560"/>
        <w:gridCol w:w="3510"/>
        <w:gridCol w:w="3544"/>
      </w:tblGrid>
      <w:tr w:rsidR="00183E61" w14:paraId="45C98F2A" w14:textId="77777777" w:rsidTr="00C33D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08CEEDED" w14:textId="77777777" w:rsidR="00183E61" w:rsidRDefault="00183E61" w:rsidP="00C33D03">
            <w:pPr>
              <w:spacing w:after="160" w:line="259" w:lineRule="auto"/>
              <w:rPr>
                <w:rFonts w:cs="Times New Roman"/>
                <w:szCs w:val="24"/>
              </w:rPr>
            </w:pPr>
            <w:r>
              <w:rPr>
                <w:rFonts w:cs="Times New Roman"/>
                <w:szCs w:val="24"/>
              </w:rPr>
              <w:t>Proceso</w:t>
            </w:r>
          </w:p>
        </w:tc>
        <w:tc>
          <w:tcPr>
            <w:tcW w:w="3510" w:type="dxa"/>
          </w:tcPr>
          <w:p w14:paraId="058A4B2F" w14:textId="77777777" w:rsidR="00183E61" w:rsidRDefault="00183E61"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Situación actual</w:t>
            </w:r>
          </w:p>
        </w:tc>
        <w:tc>
          <w:tcPr>
            <w:tcW w:w="3544" w:type="dxa"/>
          </w:tcPr>
          <w:p w14:paraId="2572F263" w14:textId="77777777" w:rsidR="00183E61" w:rsidRDefault="00183E61"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Tecnología empleada</w:t>
            </w:r>
          </w:p>
        </w:tc>
      </w:tr>
      <w:tr w:rsidR="00183E61" w14:paraId="7A554B7A"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08617DF" w14:textId="77777777" w:rsidR="00183E61" w:rsidRDefault="00183E61" w:rsidP="00C33D03">
            <w:pPr>
              <w:spacing w:after="160" w:line="259" w:lineRule="auto"/>
              <w:rPr>
                <w:rFonts w:cs="Times New Roman"/>
                <w:szCs w:val="24"/>
              </w:rPr>
            </w:pPr>
            <w:r>
              <w:rPr>
                <w:rFonts w:cs="Times New Roman"/>
                <w:szCs w:val="24"/>
              </w:rPr>
              <w:t>Préstamo</w:t>
            </w:r>
          </w:p>
        </w:tc>
        <w:tc>
          <w:tcPr>
            <w:tcW w:w="3510" w:type="dxa"/>
          </w:tcPr>
          <w:p w14:paraId="134EA925" w14:textId="5FB8A3E8"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 xml:space="preserve">Registro manual + </w:t>
            </w:r>
            <w:r w:rsidR="00740E6D">
              <w:rPr>
                <w:rFonts w:cs="Times New Roman"/>
                <w:szCs w:val="24"/>
              </w:rPr>
              <w:t>s</w:t>
            </w:r>
            <w:r>
              <w:rPr>
                <w:rFonts w:cs="Times New Roman"/>
                <w:szCs w:val="24"/>
              </w:rPr>
              <w:t>oftware</w:t>
            </w:r>
            <w:r w:rsidR="00D4651A">
              <w:rPr>
                <w:rFonts w:cs="Times New Roman"/>
                <w:szCs w:val="24"/>
              </w:rPr>
              <w:t xml:space="preserve"> WinISIS</w:t>
            </w:r>
          </w:p>
        </w:tc>
        <w:tc>
          <w:tcPr>
            <w:tcW w:w="3544" w:type="dxa"/>
          </w:tcPr>
          <w:p w14:paraId="4BBBAFD5" w14:textId="77777777"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Manual + Software</w:t>
            </w:r>
          </w:p>
        </w:tc>
      </w:tr>
      <w:tr w:rsidR="00183E61" w14:paraId="52B0D7B0"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353D8401" w14:textId="77777777" w:rsidR="00183E61" w:rsidRPr="009249C5" w:rsidRDefault="00183E61" w:rsidP="00C33D03">
            <w:pPr>
              <w:spacing w:after="160" w:line="259" w:lineRule="auto"/>
              <w:rPr>
                <w:rFonts w:cs="Times New Roman"/>
                <w:i w:val="0"/>
                <w:iCs w:val="0"/>
                <w:szCs w:val="24"/>
              </w:rPr>
            </w:pPr>
            <w:r>
              <w:rPr>
                <w:rFonts w:cs="Times New Roman"/>
                <w:szCs w:val="24"/>
              </w:rPr>
              <w:t>Devolución</w:t>
            </w:r>
          </w:p>
        </w:tc>
        <w:tc>
          <w:tcPr>
            <w:tcW w:w="3510" w:type="dxa"/>
          </w:tcPr>
          <w:p w14:paraId="13FDD76F" w14:textId="3E73D56E"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 xml:space="preserve">Registro manual + </w:t>
            </w:r>
            <w:r w:rsidR="00740E6D">
              <w:rPr>
                <w:rFonts w:cs="Times New Roman"/>
                <w:szCs w:val="24"/>
              </w:rPr>
              <w:t>s</w:t>
            </w:r>
            <w:r>
              <w:rPr>
                <w:rFonts w:cs="Times New Roman"/>
                <w:szCs w:val="24"/>
              </w:rPr>
              <w:t xml:space="preserve">oftware </w:t>
            </w:r>
            <w:r w:rsidR="00D4651A">
              <w:rPr>
                <w:rFonts w:cs="Times New Roman"/>
                <w:szCs w:val="24"/>
              </w:rPr>
              <w:t>WinISIS</w:t>
            </w:r>
          </w:p>
        </w:tc>
        <w:tc>
          <w:tcPr>
            <w:tcW w:w="3544" w:type="dxa"/>
          </w:tcPr>
          <w:p w14:paraId="0C3E723A" w14:textId="77777777"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Manual + Software</w:t>
            </w:r>
          </w:p>
        </w:tc>
      </w:tr>
      <w:tr w:rsidR="00183E61" w14:paraId="25EDE604"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54F52C0" w14:textId="77777777" w:rsidR="00183E61" w:rsidRPr="009249C5" w:rsidRDefault="00183E61" w:rsidP="00C33D03">
            <w:pPr>
              <w:spacing w:after="160" w:line="259" w:lineRule="auto"/>
              <w:rPr>
                <w:rFonts w:cs="Times New Roman"/>
                <w:i w:val="0"/>
                <w:iCs w:val="0"/>
                <w:szCs w:val="24"/>
              </w:rPr>
            </w:pPr>
            <w:r>
              <w:rPr>
                <w:rFonts w:cs="Times New Roman"/>
                <w:szCs w:val="24"/>
              </w:rPr>
              <w:t>Inventario</w:t>
            </w:r>
          </w:p>
        </w:tc>
        <w:tc>
          <w:tcPr>
            <w:tcW w:w="3510" w:type="dxa"/>
          </w:tcPr>
          <w:p w14:paraId="2F268B75" w14:textId="77777777"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Conteo físico</w:t>
            </w:r>
          </w:p>
        </w:tc>
        <w:tc>
          <w:tcPr>
            <w:tcW w:w="3544" w:type="dxa"/>
          </w:tcPr>
          <w:p w14:paraId="74C0DD12" w14:textId="77777777" w:rsidR="00183E61" w:rsidRDefault="00183E61"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No aplica</w:t>
            </w:r>
          </w:p>
        </w:tc>
      </w:tr>
      <w:tr w:rsidR="00183E61" w14:paraId="7FC09E15"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329DDF47" w14:textId="77777777" w:rsidR="00183E61" w:rsidRDefault="00183E61" w:rsidP="00C33D03">
            <w:pPr>
              <w:spacing w:after="160" w:line="259" w:lineRule="auto"/>
              <w:rPr>
                <w:rFonts w:cs="Times New Roman"/>
                <w:szCs w:val="24"/>
              </w:rPr>
            </w:pPr>
            <w:r>
              <w:rPr>
                <w:rFonts w:cs="Times New Roman"/>
                <w:szCs w:val="24"/>
              </w:rPr>
              <w:t>Seguridad</w:t>
            </w:r>
          </w:p>
        </w:tc>
        <w:tc>
          <w:tcPr>
            <w:tcW w:w="3510" w:type="dxa"/>
          </w:tcPr>
          <w:p w14:paraId="6D8B66A1" w14:textId="77777777"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Ninguno</w:t>
            </w:r>
          </w:p>
        </w:tc>
        <w:tc>
          <w:tcPr>
            <w:tcW w:w="3544" w:type="dxa"/>
          </w:tcPr>
          <w:p w14:paraId="17ED2567" w14:textId="77777777" w:rsidR="00183E61" w:rsidRDefault="00183E61"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No aplica</w:t>
            </w:r>
          </w:p>
        </w:tc>
      </w:tr>
    </w:tbl>
    <w:p w14:paraId="0067ED04" w14:textId="77777777" w:rsidR="00183E61" w:rsidRDefault="00183E61" w:rsidP="00F6578A">
      <w:pPr>
        <w:spacing w:after="160" w:line="259" w:lineRule="auto"/>
        <w:ind w:firstLine="708"/>
        <w:rPr>
          <w:rFonts w:cs="Times New Roman"/>
          <w:szCs w:val="24"/>
        </w:rPr>
      </w:pPr>
    </w:p>
    <w:p w14:paraId="0C28BBE7" w14:textId="6BCEC439" w:rsidR="00183E61" w:rsidRDefault="0043379C" w:rsidP="00183E61">
      <w:pPr>
        <w:spacing w:after="160" w:line="259" w:lineRule="auto"/>
        <w:ind w:firstLine="708"/>
        <w:rPr>
          <w:rFonts w:cs="Times New Roman"/>
          <w:szCs w:val="24"/>
        </w:rPr>
      </w:pPr>
      <w:r>
        <w:rPr>
          <w:rFonts w:cs="Times New Roman"/>
          <w:szCs w:val="24"/>
        </w:rPr>
        <w:lastRenderedPageBreak/>
        <w:t xml:space="preserve">Las entrevistas evidencian diferentes fases de </w:t>
      </w:r>
      <w:r w:rsidR="00D447FC">
        <w:rPr>
          <w:rFonts w:cs="Times New Roman"/>
          <w:szCs w:val="24"/>
        </w:rPr>
        <w:t xml:space="preserve">la </w:t>
      </w:r>
      <w:r>
        <w:rPr>
          <w:rFonts w:cs="Times New Roman"/>
          <w:szCs w:val="24"/>
        </w:rPr>
        <w:t xml:space="preserve">estructuración tecnológica. </w:t>
      </w:r>
      <w:r w:rsidR="00183E61" w:rsidRPr="00C86DE9">
        <w:rPr>
          <w:rFonts w:cs="Times New Roman"/>
          <w:szCs w:val="24"/>
        </w:rPr>
        <w:t xml:space="preserve">En el caso de la Biblioteca EPM, se percibe un entorno altamente tecnificado. El uso de </w:t>
      </w:r>
      <w:r w:rsidR="00D4651A">
        <w:rPr>
          <w:rFonts w:cs="Times New Roman"/>
          <w:szCs w:val="24"/>
        </w:rPr>
        <w:t>la tecnología</w:t>
      </w:r>
      <w:r w:rsidR="00183E61" w:rsidRPr="00C86DE9">
        <w:rPr>
          <w:rFonts w:cs="Times New Roman"/>
          <w:szCs w:val="24"/>
        </w:rPr>
        <w:t xml:space="preserve"> RFID, software WMS y bases de datos digitalizadas permite que los procesos de préstamo y devolución se realicen de manera ágil y precisa. Este nivel de automatización facilita el control del inventario, reduce significativamente los tiempos de operación y mejora la trazabilidad de los materiales. </w:t>
      </w:r>
      <w:r w:rsidR="00D4651A">
        <w:rPr>
          <w:rFonts w:cs="Times New Roman"/>
          <w:szCs w:val="24"/>
        </w:rPr>
        <w:t>Se puede observar que</w:t>
      </w:r>
      <w:r w:rsidR="00183E61" w:rsidRPr="00C86DE9">
        <w:rPr>
          <w:rFonts w:cs="Times New Roman"/>
          <w:szCs w:val="24"/>
        </w:rPr>
        <w:t xml:space="preserve"> el sistema </w:t>
      </w:r>
      <w:r w:rsidR="00D4651A">
        <w:rPr>
          <w:rFonts w:cs="Times New Roman"/>
          <w:szCs w:val="24"/>
        </w:rPr>
        <w:t>es eficiente</w:t>
      </w:r>
      <w:r w:rsidR="00183E61" w:rsidRPr="00C86DE9">
        <w:rPr>
          <w:rFonts w:cs="Times New Roman"/>
          <w:szCs w:val="24"/>
        </w:rPr>
        <w:t xml:space="preserve"> </w:t>
      </w:r>
      <w:r w:rsidR="00D447FC">
        <w:rPr>
          <w:rFonts w:cs="Times New Roman"/>
          <w:szCs w:val="24"/>
        </w:rPr>
        <w:t>gracias a</w:t>
      </w:r>
      <w:r w:rsidR="00D447FC" w:rsidRPr="00C86DE9">
        <w:rPr>
          <w:rFonts w:cs="Times New Roman"/>
          <w:szCs w:val="24"/>
        </w:rPr>
        <w:t xml:space="preserve"> </w:t>
      </w:r>
      <w:r w:rsidR="00183E61" w:rsidRPr="00C86DE9">
        <w:rPr>
          <w:rFonts w:cs="Times New Roman"/>
          <w:szCs w:val="24"/>
        </w:rPr>
        <w:t xml:space="preserve">su organización y </w:t>
      </w:r>
      <w:r w:rsidR="00D4651A">
        <w:rPr>
          <w:rFonts w:cs="Times New Roman"/>
          <w:szCs w:val="24"/>
        </w:rPr>
        <w:t>estructura</w:t>
      </w:r>
      <w:r w:rsidR="00183E61" w:rsidRPr="00C86DE9">
        <w:rPr>
          <w:rFonts w:cs="Times New Roman"/>
          <w:szCs w:val="24"/>
        </w:rPr>
        <w:t xml:space="preserve">. No obstante, se presentan fallas ocasionales, principalmente asociadas a errores humanos o a la sensibilidad de la tecnología, como problemas en la lectura de </w:t>
      </w:r>
      <w:r w:rsidR="00D447FC">
        <w:rPr>
          <w:rFonts w:cs="Times New Roman"/>
          <w:szCs w:val="24"/>
        </w:rPr>
        <w:t xml:space="preserve">los </w:t>
      </w:r>
      <w:r w:rsidR="00183E61" w:rsidRPr="00C86DE9">
        <w:rPr>
          <w:rFonts w:cs="Times New Roman"/>
          <w:szCs w:val="24"/>
        </w:rPr>
        <w:t>tags.</w:t>
      </w:r>
    </w:p>
    <w:p w14:paraId="05F181D4" w14:textId="77777777" w:rsidR="00D4651A" w:rsidRDefault="00D4651A" w:rsidP="00183E61">
      <w:pPr>
        <w:spacing w:after="160" w:line="259" w:lineRule="auto"/>
        <w:ind w:firstLine="708"/>
        <w:rPr>
          <w:rFonts w:cs="Times New Roman"/>
          <w:szCs w:val="24"/>
        </w:rPr>
      </w:pPr>
    </w:p>
    <w:p w14:paraId="56DDC537" w14:textId="1B8DF153" w:rsidR="00D4651A" w:rsidRDefault="00D4651A" w:rsidP="00D4651A">
      <w:pPr>
        <w:spacing w:after="160" w:line="259" w:lineRule="auto"/>
        <w:ind w:firstLine="708"/>
        <w:rPr>
          <w:rFonts w:cs="Times New Roman"/>
          <w:szCs w:val="24"/>
        </w:rPr>
      </w:pPr>
      <w:r w:rsidRPr="00C86DE9">
        <w:rPr>
          <w:rFonts w:cs="Times New Roman"/>
          <w:szCs w:val="24"/>
        </w:rPr>
        <w:t xml:space="preserve">Por su parte, la </w:t>
      </w:r>
      <w:r>
        <w:rPr>
          <w:rFonts w:cs="Times New Roman"/>
          <w:szCs w:val="24"/>
        </w:rPr>
        <w:t>b</w:t>
      </w:r>
      <w:r w:rsidRPr="00C86DE9">
        <w:rPr>
          <w:rFonts w:cs="Times New Roman"/>
          <w:szCs w:val="24"/>
        </w:rPr>
        <w:t xml:space="preserve">iblioteca </w:t>
      </w:r>
      <w:r>
        <w:rPr>
          <w:rFonts w:cs="Times New Roman"/>
          <w:szCs w:val="24"/>
        </w:rPr>
        <w:t>p</w:t>
      </w:r>
      <w:r w:rsidRPr="00C86DE9">
        <w:rPr>
          <w:rFonts w:cs="Times New Roman"/>
          <w:szCs w:val="24"/>
        </w:rPr>
        <w:t xml:space="preserve">ública </w:t>
      </w:r>
      <w:r>
        <w:rPr>
          <w:rFonts w:cs="Times New Roman"/>
          <w:szCs w:val="24"/>
        </w:rPr>
        <w:t>p</w:t>
      </w:r>
      <w:r w:rsidRPr="00C86DE9">
        <w:rPr>
          <w:rFonts w:cs="Times New Roman"/>
          <w:szCs w:val="24"/>
        </w:rPr>
        <w:t>iloto</w:t>
      </w:r>
      <w:r>
        <w:rPr>
          <w:rFonts w:cs="Times New Roman"/>
          <w:szCs w:val="24"/>
        </w:rPr>
        <w:t>, ITM y la IUSH</w:t>
      </w:r>
      <w:r w:rsidRPr="00C86DE9">
        <w:rPr>
          <w:rFonts w:cs="Times New Roman"/>
          <w:szCs w:val="24"/>
        </w:rPr>
        <w:t xml:space="preserve"> presenta</w:t>
      </w:r>
      <w:r>
        <w:rPr>
          <w:rFonts w:cs="Times New Roman"/>
          <w:szCs w:val="24"/>
        </w:rPr>
        <w:t>n</w:t>
      </w:r>
      <w:r w:rsidRPr="00C86DE9">
        <w:rPr>
          <w:rFonts w:cs="Times New Roman"/>
          <w:szCs w:val="24"/>
        </w:rPr>
        <w:t xml:space="preserve"> un menor grado de desarrollo tecnológic</w:t>
      </w:r>
      <w:r>
        <w:rPr>
          <w:rFonts w:cs="Times New Roman"/>
          <w:szCs w:val="24"/>
        </w:rPr>
        <w:t xml:space="preserve">o; la pública piloto </w:t>
      </w:r>
      <w:r w:rsidRPr="00C86DE9">
        <w:rPr>
          <w:rFonts w:cs="Times New Roman"/>
          <w:szCs w:val="24"/>
        </w:rPr>
        <w:t>cuenta</w:t>
      </w:r>
      <w:r>
        <w:rPr>
          <w:rFonts w:cs="Times New Roman"/>
          <w:szCs w:val="24"/>
        </w:rPr>
        <w:t xml:space="preserve"> </w:t>
      </w:r>
      <w:r w:rsidRPr="00C86DE9">
        <w:rPr>
          <w:rFonts w:cs="Times New Roman"/>
          <w:szCs w:val="24"/>
        </w:rPr>
        <w:t xml:space="preserve">con un sistema estructurado apoyado en herramientas tecnológicas, aunque con un enfoque operativo ligeramente distinto. Los procesos de afiliación y préstamo están organizados y </w:t>
      </w:r>
      <w:r w:rsidR="00D447FC">
        <w:rPr>
          <w:rFonts w:cs="Times New Roman"/>
          <w:szCs w:val="24"/>
        </w:rPr>
        <w:t>gestionados</w:t>
      </w:r>
      <w:r w:rsidRPr="00C86DE9">
        <w:rPr>
          <w:rFonts w:cs="Times New Roman"/>
          <w:szCs w:val="24"/>
        </w:rPr>
        <w:t xml:space="preserve"> mediante códigos de barras y sistemas digitales, lo que permite un control adecuado del material. Sin embargo, aún se evidencian algunas limitaciones tecnológicas, como la ausencia de sistemas de autopréstamo</w:t>
      </w:r>
      <w:r>
        <w:rPr>
          <w:rFonts w:cs="Times New Roman"/>
          <w:szCs w:val="24"/>
        </w:rPr>
        <w:t xml:space="preserve">, </w:t>
      </w:r>
      <w:r w:rsidRPr="00C86DE9">
        <w:rPr>
          <w:rFonts w:cs="Times New Roman"/>
          <w:szCs w:val="24"/>
        </w:rPr>
        <w:t>devolución automatizada</w:t>
      </w:r>
      <w:r w:rsidR="00D447FC">
        <w:rPr>
          <w:rFonts w:cs="Times New Roman"/>
          <w:szCs w:val="24"/>
        </w:rPr>
        <w:t>,</w:t>
      </w:r>
      <w:r>
        <w:rPr>
          <w:rFonts w:cs="Times New Roman"/>
          <w:szCs w:val="24"/>
        </w:rPr>
        <w:t xml:space="preserve"> y los tiempos de gestión para los préstamos o devoluciones son lentos</w:t>
      </w:r>
      <w:r w:rsidRPr="00C86DE9">
        <w:rPr>
          <w:rFonts w:cs="Times New Roman"/>
          <w:szCs w:val="24"/>
        </w:rPr>
        <w:t xml:space="preserve">. A pesar de esto, el funcionamiento </w:t>
      </w:r>
      <w:r w:rsidR="00D447FC">
        <w:rPr>
          <w:rFonts w:cs="Times New Roman"/>
          <w:szCs w:val="24"/>
        </w:rPr>
        <w:t xml:space="preserve">muestra </w:t>
      </w:r>
      <w:r w:rsidRPr="00C86DE9">
        <w:rPr>
          <w:rFonts w:cs="Times New Roman"/>
          <w:szCs w:val="24"/>
        </w:rPr>
        <w:t xml:space="preserve">capacidad de respuesta. </w:t>
      </w:r>
    </w:p>
    <w:p w14:paraId="2AA91997" w14:textId="77777777" w:rsidR="00D4651A" w:rsidRPr="00C86DE9" w:rsidRDefault="00D4651A" w:rsidP="00D4651A">
      <w:pPr>
        <w:spacing w:after="160" w:line="259" w:lineRule="auto"/>
        <w:ind w:firstLine="708"/>
        <w:rPr>
          <w:rFonts w:cs="Times New Roman"/>
          <w:szCs w:val="24"/>
        </w:rPr>
      </w:pPr>
    </w:p>
    <w:p w14:paraId="700A376D" w14:textId="5516B510" w:rsidR="0043379C" w:rsidRDefault="00D4651A" w:rsidP="00183E61">
      <w:pPr>
        <w:spacing w:after="160" w:line="259" w:lineRule="auto"/>
        <w:ind w:firstLine="708"/>
        <w:rPr>
          <w:rFonts w:cs="Times New Roman"/>
          <w:szCs w:val="24"/>
        </w:rPr>
      </w:pPr>
      <w:r w:rsidRPr="00C86DE9">
        <w:rPr>
          <w:rFonts w:cs="Times New Roman"/>
          <w:szCs w:val="24"/>
        </w:rPr>
        <w:t>Finalmente, la biblioteca de</w:t>
      </w:r>
      <w:r>
        <w:rPr>
          <w:rFonts w:cs="Times New Roman"/>
          <w:szCs w:val="24"/>
        </w:rPr>
        <w:t>l ITM y la</w:t>
      </w:r>
      <w:r w:rsidRPr="00C86DE9">
        <w:rPr>
          <w:rFonts w:cs="Times New Roman"/>
          <w:szCs w:val="24"/>
        </w:rPr>
        <w:t xml:space="preserve"> IUSH presenta</w:t>
      </w:r>
      <w:r>
        <w:rPr>
          <w:rFonts w:cs="Times New Roman"/>
          <w:szCs w:val="24"/>
        </w:rPr>
        <w:t>n</w:t>
      </w:r>
      <w:r w:rsidRPr="00C86DE9">
        <w:rPr>
          <w:rFonts w:cs="Times New Roman"/>
          <w:szCs w:val="24"/>
        </w:rPr>
        <w:t xml:space="preserve"> un menor </w:t>
      </w:r>
      <w:r w:rsidR="00D447FC">
        <w:rPr>
          <w:rFonts w:cs="Times New Roman"/>
          <w:szCs w:val="24"/>
        </w:rPr>
        <w:t>nivel</w:t>
      </w:r>
      <w:r w:rsidR="00D447FC" w:rsidRPr="00C86DE9">
        <w:rPr>
          <w:rFonts w:cs="Times New Roman"/>
          <w:szCs w:val="24"/>
        </w:rPr>
        <w:t xml:space="preserve"> </w:t>
      </w:r>
      <w:r w:rsidRPr="00C86DE9">
        <w:rPr>
          <w:rFonts w:cs="Times New Roman"/>
          <w:szCs w:val="24"/>
        </w:rPr>
        <w:t xml:space="preserve">de desarrollo tecnológico. Su sistema de gestión se basa en herramientas más limitadas, como WinISIS, y en procesos que dependen en gran medida de la intervención manual. Esto genera dificultades en la administración de la información, incluyendo inconsistencias en los registros, errores en la disponibilidad del material y complicaciones en la realización </w:t>
      </w:r>
      <w:r w:rsidR="00D447FC">
        <w:rPr>
          <w:rFonts w:cs="Times New Roman"/>
          <w:szCs w:val="24"/>
        </w:rPr>
        <w:t>del inventario.</w:t>
      </w:r>
      <w:r w:rsidR="00740E6D">
        <w:rPr>
          <w:rFonts w:cs="Times New Roman"/>
          <w:szCs w:val="24"/>
        </w:rPr>
        <w:t xml:space="preserve"> </w:t>
      </w:r>
      <w:r w:rsidR="00D447FC">
        <w:rPr>
          <w:rFonts w:cs="Times New Roman"/>
          <w:szCs w:val="24"/>
        </w:rPr>
        <w:t xml:space="preserve">Esto </w:t>
      </w:r>
      <w:r>
        <w:rPr>
          <w:rFonts w:cs="Times New Roman"/>
          <w:szCs w:val="24"/>
        </w:rPr>
        <w:t xml:space="preserve">se debe </w:t>
      </w:r>
      <w:r w:rsidRPr="00C86DE9">
        <w:rPr>
          <w:rFonts w:cs="Times New Roman"/>
          <w:szCs w:val="24"/>
        </w:rPr>
        <w:t>en parte a la falta de personal</w:t>
      </w:r>
      <w:r w:rsidR="0043379C">
        <w:rPr>
          <w:rFonts w:cs="Times New Roman"/>
          <w:szCs w:val="24"/>
        </w:rPr>
        <w:t xml:space="preserve">. </w:t>
      </w:r>
    </w:p>
    <w:p w14:paraId="2A3C8C75" w14:textId="77777777" w:rsidR="0043379C" w:rsidRDefault="0043379C" w:rsidP="00183E61">
      <w:pPr>
        <w:spacing w:after="160" w:line="259" w:lineRule="auto"/>
        <w:ind w:firstLine="708"/>
        <w:rPr>
          <w:rFonts w:cs="Times New Roman"/>
          <w:szCs w:val="24"/>
        </w:rPr>
      </w:pPr>
    </w:p>
    <w:p w14:paraId="48F59FD3" w14:textId="727660AF" w:rsidR="00D4651A" w:rsidRDefault="0043379C" w:rsidP="00183E61">
      <w:pPr>
        <w:spacing w:after="160" w:line="259" w:lineRule="auto"/>
        <w:ind w:firstLine="708"/>
        <w:rPr>
          <w:rFonts w:cs="Times New Roman"/>
          <w:szCs w:val="24"/>
        </w:rPr>
      </w:pPr>
      <w:r>
        <w:rPr>
          <w:rFonts w:cs="Times New Roman"/>
          <w:szCs w:val="24"/>
        </w:rPr>
        <w:t xml:space="preserve">Un hallazgo relevante es la diferencia en los tiempos de ejecución de inventario, </w:t>
      </w:r>
      <w:r w:rsidR="00685A8B">
        <w:rPr>
          <w:rFonts w:cs="Times New Roman"/>
          <w:szCs w:val="24"/>
        </w:rPr>
        <w:t>situación que se ve impactado gracias a la implementación de ayudas tecnológicas para realizar procesos eficientes, cómo se puede evidenciar en la biblioteca EPM contrarrestándola con las demás bibliotecas, ya que un proceso de inventario puede tomar una duración de 2 horas en contraparte que en la biblioteca pública piloto puede tomar 15 días.</w:t>
      </w:r>
    </w:p>
    <w:p w14:paraId="451BE170" w14:textId="77777777" w:rsidR="00183E61" w:rsidRPr="00F6578A" w:rsidRDefault="00183E61" w:rsidP="00F6578A">
      <w:pPr>
        <w:spacing w:after="160" w:line="259" w:lineRule="auto"/>
        <w:ind w:firstLine="708"/>
        <w:rPr>
          <w:rFonts w:cs="Times New Roman"/>
          <w:szCs w:val="24"/>
        </w:rPr>
      </w:pPr>
    </w:p>
    <w:p w14:paraId="49848D04" w14:textId="2EB86004" w:rsidR="0082724B" w:rsidRDefault="00906A75" w:rsidP="0082724B">
      <w:pPr>
        <w:spacing w:after="160" w:line="259" w:lineRule="auto"/>
        <w:ind w:firstLine="708"/>
        <w:rPr>
          <w:rFonts w:cs="Times New Roman"/>
          <w:szCs w:val="24"/>
        </w:rPr>
      </w:pPr>
      <w:r>
        <w:rPr>
          <w:rFonts w:cs="Times New Roman"/>
          <w:szCs w:val="24"/>
        </w:rPr>
        <w:t xml:space="preserve">Pasando al segundo momento de las visitas </w:t>
      </w:r>
      <w:r w:rsidR="00F13D76">
        <w:rPr>
          <w:rFonts w:cs="Times New Roman"/>
          <w:szCs w:val="24"/>
        </w:rPr>
        <w:t>implementadas</w:t>
      </w:r>
      <w:r>
        <w:rPr>
          <w:rFonts w:cs="Times New Roman"/>
          <w:szCs w:val="24"/>
        </w:rPr>
        <w:t>, se realiz</w:t>
      </w:r>
      <w:r w:rsidR="00344F78">
        <w:rPr>
          <w:rFonts w:cs="Times New Roman"/>
          <w:szCs w:val="24"/>
        </w:rPr>
        <w:t>ó</w:t>
      </w:r>
      <w:r>
        <w:rPr>
          <w:rFonts w:cs="Times New Roman"/>
          <w:szCs w:val="24"/>
        </w:rPr>
        <w:t xml:space="preserve"> la encuest</w:t>
      </w:r>
      <w:r w:rsidR="00344F78">
        <w:rPr>
          <w:rFonts w:cs="Times New Roman"/>
          <w:szCs w:val="24"/>
        </w:rPr>
        <w:t xml:space="preserve">a </w:t>
      </w:r>
      <w:r>
        <w:rPr>
          <w:rFonts w:cs="Times New Roman"/>
          <w:szCs w:val="24"/>
        </w:rPr>
        <w:t>de percepción</w:t>
      </w:r>
      <w:r w:rsidR="00F13D76">
        <w:rPr>
          <w:rFonts w:cs="Times New Roman"/>
          <w:szCs w:val="24"/>
        </w:rPr>
        <w:t xml:space="preserve"> </w:t>
      </w:r>
      <w:r>
        <w:rPr>
          <w:rFonts w:cs="Times New Roman"/>
          <w:szCs w:val="24"/>
        </w:rPr>
        <w:t xml:space="preserve">que </w:t>
      </w:r>
      <w:r w:rsidR="00D447FC">
        <w:rPr>
          <w:rFonts w:cs="Times New Roman"/>
          <w:szCs w:val="24"/>
        </w:rPr>
        <w:t xml:space="preserve">buscaba </w:t>
      </w:r>
      <w:r>
        <w:rPr>
          <w:rFonts w:cs="Times New Roman"/>
          <w:szCs w:val="24"/>
        </w:rPr>
        <w:t xml:space="preserve">dar un punto de partida a la justificación de la elaboración del presente trabajo de investigación. Cabe resaltar que la cantidad de personas encuestadas tuvo como muestra poblacional </w:t>
      </w:r>
      <w:r w:rsidR="00F13D76">
        <w:rPr>
          <w:rFonts w:cs="Times New Roman"/>
          <w:szCs w:val="24"/>
        </w:rPr>
        <w:t xml:space="preserve">91 personas, </w:t>
      </w:r>
      <w:r>
        <w:rPr>
          <w:rFonts w:cs="Times New Roman"/>
          <w:szCs w:val="24"/>
        </w:rPr>
        <w:t xml:space="preserve">dada por la </w:t>
      </w:r>
      <w:r w:rsidRPr="00F13D76">
        <w:rPr>
          <w:rFonts w:cs="Times New Roman"/>
          <w:b/>
          <w:bCs/>
          <w:szCs w:val="24"/>
        </w:rPr>
        <w:t>f</w:t>
      </w:r>
      <w:r w:rsidR="00F13D76" w:rsidRPr="00F13D76">
        <w:rPr>
          <w:rFonts w:cs="Times New Roman"/>
          <w:b/>
          <w:bCs/>
          <w:szCs w:val="24"/>
        </w:rPr>
        <w:t>órmula (11)</w:t>
      </w:r>
      <w:r w:rsidR="00344F78">
        <w:rPr>
          <w:rFonts w:cs="Times New Roman"/>
          <w:b/>
          <w:bCs/>
          <w:szCs w:val="24"/>
        </w:rPr>
        <w:t xml:space="preserve">, </w:t>
      </w:r>
      <w:r w:rsidR="00344F78">
        <w:rPr>
          <w:rFonts w:cs="Times New Roman"/>
          <w:szCs w:val="24"/>
        </w:rPr>
        <w:t>este valor dio un punto de partida del número mínimo de encuestas a realizar, puesto que se implementaron 181 encuestas en las 4 bibliotecas visitadas.</w:t>
      </w:r>
    </w:p>
    <w:p w14:paraId="53901DCE" w14:textId="77777777" w:rsidR="002A2EED" w:rsidRDefault="002A2EED" w:rsidP="0082724B">
      <w:pPr>
        <w:spacing w:after="160" w:line="259" w:lineRule="auto"/>
        <w:ind w:firstLine="708"/>
        <w:rPr>
          <w:rFonts w:cs="Times New Roman"/>
          <w:szCs w:val="24"/>
        </w:rPr>
      </w:pPr>
    </w:p>
    <w:p w14:paraId="59DB16E8" w14:textId="62FB05BC" w:rsidR="00623112" w:rsidRDefault="00623112" w:rsidP="00623112">
      <w:pPr>
        <w:pStyle w:val="Descripcin"/>
        <w:ind w:firstLine="708"/>
        <w:rPr>
          <w:rFonts w:cs="Times New Roman"/>
          <w:szCs w:val="24"/>
        </w:rPr>
      </w:pPr>
      <w:r>
        <w:t xml:space="preserve">Figura </w:t>
      </w:r>
      <w:fldSimple w:instr=" SEQ Figura \* ARABIC ">
        <w:r w:rsidR="0035450B">
          <w:rPr>
            <w:noProof/>
          </w:rPr>
          <w:t>3</w:t>
        </w:r>
      </w:fldSimple>
      <w:r>
        <w:t xml:space="preserve"> </w:t>
      </w:r>
      <w:r w:rsidRPr="00623112">
        <w:rPr>
          <w:b/>
          <w:bCs/>
        </w:rPr>
        <w:t>Cantidad de encuestas realizadas</w:t>
      </w:r>
      <w:r w:rsidRPr="00526E5A">
        <w:t xml:space="preserve"> Fuente: Autor</w:t>
      </w:r>
    </w:p>
    <w:p w14:paraId="25AA2AD2" w14:textId="5220175B" w:rsidR="00344F78" w:rsidRDefault="002A2EED" w:rsidP="002A2EED">
      <w:pPr>
        <w:spacing w:after="160" w:line="259" w:lineRule="auto"/>
        <w:ind w:firstLine="708"/>
        <w:jc w:val="center"/>
        <w:rPr>
          <w:rFonts w:cs="Times New Roman"/>
          <w:szCs w:val="24"/>
        </w:rPr>
      </w:pPr>
      <w:r w:rsidRPr="002A2EED">
        <w:rPr>
          <w:rFonts w:cs="Times New Roman"/>
          <w:noProof/>
          <w:szCs w:val="24"/>
        </w:rPr>
        <w:drawing>
          <wp:inline distT="0" distB="0" distL="0" distR="0" wp14:anchorId="342CDC3F" wp14:editId="205FA7C2">
            <wp:extent cx="3416300" cy="2088071"/>
            <wp:effectExtent l="0" t="0" r="0" b="7620"/>
            <wp:docPr id="1922125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25327" name=""/>
                    <pic:cNvPicPr/>
                  </pic:nvPicPr>
                  <pic:blipFill>
                    <a:blip r:embed="rId17"/>
                    <a:stretch>
                      <a:fillRect/>
                    </a:stretch>
                  </pic:blipFill>
                  <pic:spPr>
                    <a:xfrm>
                      <a:off x="0" y="0"/>
                      <a:ext cx="3422750" cy="2092013"/>
                    </a:xfrm>
                    <a:prstGeom prst="rect">
                      <a:avLst/>
                    </a:prstGeom>
                  </pic:spPr>
                </pic:pic>
              </a:graphicData>
            </a:graphic>
          </wp:inline>
        </w:drawing>
      </w:r>
    </w:p>
    <w:p w14:paraId="1454116F" w14:textId="469C8FDD" w:rsidR="00344F78" w:rsidRDefault="00490D65" w:rsidP="0082724B">
      <w:pPr>
        <w:spacing w:after="160" w:line="259" w:lineRule="auto"/>
        <w:ind w:firstLine="708"/>
        <w:rPr>
          <w:rFonts w:cs="Times New Roman"/>
          <w:szCs w:val="24"/>
        </w:rPr>
      </w:pPr>
      <w:r>
        <w:rPr>
          <w:rFonts w:cs="Times New Roman"/>
          <w:szCs w:val="24"/>
        </w:rPr>
        <w:t xml:space="preserve">Según la información recopilada, se puede observar que el 75% de los encuestados, usa de manera frecuenta los servicios de la biblioteca. Un dato que </w:t>
      </w:r>
      <w:r w:rsidR="00D447FC">
        <w:rPr>
          <w:rFonts w:cs="Times New Roman"/>
          <w:szCs w:val="24"/>
        </w:rPr>
        <w:t>evidencia de manera importante que la utilidad de las bibliotecas sigue</w:t>
      </w:r>
      <w:r>
        <w:rPr>
          <w:rFonts w:cs="Times New Roman"/>
          <w:szCs w:val="24"/>
        </w:rPr>
        <w:t xml:space="preserve"> presente en la operatividad actual de los diferentes procesos académicos, con un uso considerable por parte de los estudiantes. Esto se relaciona a lo que todos los bibliotecólogos mencionaron en la entrevista estructurada y es que el uso de las bibliotecas físicas perdura y es importante conservar la dinámica actual de redes de bibliotecas para garantizar la continuidad en la prestación del servicio. </w:t>
      </w:r>
    </w:p>
    <w:p w14:paraId="0EDE6CA0" w14:textId="77777777" w:rsidR="00490D65" w:rsidRDefault="00490D65" w:rsidP="0082724B">
      <w:pPr>
        <w:spacing w:after="160" w:line="259" w:lineRule="auto"/>
        <w:ind w:firstLine="708"/>
        <w:rPr>
          <w:rFonts w:cs="Times New Roman"/>
          <w:szCs w:val="24"/>
        </w:rPr>
      </w:pPr>
    </w:p>
    <w:p w14:paraId="390700CB" w14:textId="27D3F0A2" w:rsidR="00490D65" w:rsidRDefault="00623112" w:rsidP="00623112">
      <w:pPr>
        <w:pStyle w:val="Descripcin"/>
        <w:ind w:firstLine="708"/>
        <w:rPr>
          <w:rFonts w:cs="Times New Roman"/>
          <w:szCs w:val="24"/>
        </w:rPr>
      </w:pPr>
      <w:r>
        <w:t xml:space="preserve">Figura </w:t>
      </w:r>
      <w:fldSimple w:instr=" SEQ Figura \* ARABIC ">
        <w:r w:rsidR="0035450B">
          <w:rPr>
            <w:noProof/>
          </w:rPr>
          <w:t>4</w:t>
        </w:r>
      </w:fldSimple>
      <w:r>
        <w:t xml:space="preserve"> </w:t>
      </w:r>
      <w:r w:rsidRPr="00623112">
        <w:rPr>
          <w:b/>
          <w:bCs/>
        </w:rPr>
        <w:t>Frecuencia de uso de las bibliotecas visitadas</w:t>
      </w:r>
      <w:r w:rsidRPr="00313CEF">
        <w:t xml:space="preserve"> Fuente: Autor</w:t>
      </w:r>
    </w:p>
    <w:p w14:paraId="1D19472A" w14:textId="27D7C2B2" w:rsidR="00937ED6" w:rsidRDefault="00623112" w:rsidP="00623112">
      <w:pPr>
        <w:spacing w:after="160" w:line="259" w:lineRule="auto"/>
        <w:ind w:firstLine="708"/>
        <w:jc w:val="center"/>
        <w:rPr>
          <w:rFonts w:cs="Times New Roman"/>
          <w:szCs w:val="24"/>
        </w:rPr>
      </w:pPr>
      <w:r w:rsidRPr="0040436A">
        <w:rPr>
          <w:noProof/>
        </w:rPr>
        <w:drawing>
          <wp:inline distT="0" distB="0" distL="0" distR="0" wp14:anchorId="1B54FD49" wp14:editId="73F0988D">
            <wp:extent cx="3683000" cy="2557015"/>
            <wp:effectExtent l="0" t="0" r="0" b="0"/>
            <wp:docPr id="581953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53140" name=""/>
                    <pic:cNvPicPr/>
                  </pic:nvPicPr>
                  <pic:blipFill>
                    <a:blip r:embed="rId18"/>
                    <a:stretch>
                      <a:fillRect/>
                    </a:stretch>
                  </pic:blipFill>
                  <pic:spPr>
                    <a:xfrm>
                      <a:off x="0" y="0"/>
                      <a:ext cx="3691039" cy="2562596"/>
                    </a:xfrm>
                    <a:prstGeom prst="rect">
                      <a:avLst/>
                    </a:prstGeom>
                  </pic:spPr>
                </pic:pic>
              </a:graphicData>
            </a:graphic>
          </wp:inline>
        </w:drawing>
      </w:r>
    </w:p>
    <w:p w14:paraId="31A9B6A5" w14:textId="77777777" w:rsidR="00937ED6" w:rsidRDefault="00937ED6" w:rsidP="00490D65">
      <w:pPr>
        <w:spacing w:after="160" w:line="259" w:lineRule="auto"/>
        <w:ind w:firstLine="708"/>
        <w:rPr>
          <w:rFonts w:cs="Times New Roman"/>
          <w:szCs w:val="24"/>
        </w:rPr>
      </w:pPr>
    </w:p>
    <w:p w14:paraId="545C8269" w14:textId="144D8083" w:rsidR="00490D65" w:rsidRDefault="00AC435D" w:rsidP="00490D65">
      <w:pPr>
        <w:spacing w:after="160" w:line="259" w:lineRule="auto"/>
        <w:ind w:firstLine="708"/>
        <w:rPr>
          <w:rFonts w:cs="Times New Roman"/>
          <w:szCs w:val="24"/>
        </w:rPr>
      </w:pPr>
      <w:r>
        <w:rPr>
          <w:rFonts w:cs="Times New Roman"/>
          <w:szCs w:val="24"/>
        </w:rPr>
        <w:lastRenderedPageBreak/>
        <w:t xml:space="preserve">Realizando un análisis detenido a la información obtenida, se puede mencionar que la percepción general del funcionamiento de los sistemas de gestión bibliotecaria son deficientes, ya que </w:t>
      </w:r>
      <m:oMath>
        <m:r>
          <w:rPr>
            <w:rFonts w:ascii="Cambria Math" w:hAnsi="Cambria Math" w:cs="Times New Roman"/>
            <w:szCs w:val="24"/>
          </w:rPr>
          <m:t>≅</m:t>
        </m:r>
      </m:oMath>
      <w:r>
        <w:rPr>
          <w:rFonts w:eastAsiaTheme="minorEastAsia" w:cs="Times New Roman"/>
          <w:szCs w:val="24"/>
        </w:rPr>
        <w:t xml:space="preserve">63 % de las personas considera que el proceso no es óptimo y es importante resaltar que el 20% que menciona </w:t>
      </w:r>
      <w:r w:rsidR="000E6DF2">
        <w:rPr>
          <w:rFonts w:eastAsiaTheme="minorEastAsia" w:cs="Times New Roman"/>
          <w:szCs w:val="24"/>
        </w:rPr>
        <w:t xml:space="preserve">que </w:t>
      </w:r>
      <w:r>
        <w:rPr>
          <w:rFonts w:eastAsiaTheme="minorEastAsia" w:cs="Times New Roman"/>
          <w:szCs w:val="24"/>
        </w:rPr>
        <w:t xml:space="preserve">los procesos son buenos y no tienen inconveniente con la gestión, fueron usuarios que frecuentaban la biblioteca EPM, </w:t>
      </w:r>
      <w:r w:rsidR="000E6DF2">
        <w:rPr>
          <w:rFonts w:eastAsiaTheme="minorEastAsia" w:cs="Times New Roman"/>
          <w:szCs w:val="24"/>
        </w:rPr>
        <w:t xml:space="preserve">siendo esta </w:t>
      </w:r>
      <w:r>
        <w:rPr>
          <w:rFonts w:eastAsiaTheme="minorEastAsia" w:cs="Times New Roman"/>
          <w:szCs w:val="24"/>
        </w:rPr>
        <w:t xml:space="preserve">la biblioteca con mayor despliegue tecnológico </w:t>
      </w:r>
      <w:r w:rsidR="000E6DF2">
        <w:rPr>
          <w:rFonts w:eastAsiaTheme="minorEastAsia" w:cs="Times New Roman"/>
          <w:szCs w:val="24"/>
        </w:rPr>
        <w:t>y un ejemplo de implementación de etiquetas RFID en el contexto descrito.</w:t>
      </w:r>
      <w:r w:rsidRPr="00AC435D">
        <w:rPr>
          <w:rFonts w:ascii="Cambria Math" w:hAnsi="Cambria Math"/>
          <w:i/>
        </w:rPr>
        <w:br/>
      </w:r>
    </w:p>
    <w:p w14:paraId="587E0824" w14:textId="59700FAA" w:rsidR="0035450B" w:rsidRDefault="0035450B" w:rsidP="0035450B">
      <w:pPr>
        <w:pStyle w:val="Descripcin"/>
        <w:ind w:firstLine="708"/>
        <w:rPr>
          <w:rFonts w:cs="Times New Roman"/>
          <w:szCs w:val="24"/>
        </w:rPr>
      </w:pPr>
      <w:r>
        <w:t xml:space="preserve">Figura </w:t>
      </w:r>
      <w:fldSimple w:instr=" SEQ Figura \* ARABIC ">
        <w:r>
          <w:rPr>
            <w:noProof/>
          </w:rPr>
          <w:t>5</w:t>
        </w:r>
      </w:fldSimple>
      <w:r>
        <w:t xml:space="preserve"> </w:t>
      </w:r>
      <w:r w:rsidRPr="0035450B">
        <w:rPr>
          <w:b/>
          <w:bCs/>
        </w:rPr>
        <w:t>Calificación de funcionamiento del proceso bibliotecario</w:t>
      </w:r>
      <w:r w:rsidRPr="003B6B5E">
        <w:t xml:space="preserve"> Fuente: Autor</w:t>
      </w:r>
    </w:p>
    <w:p w14:paraId="636CC15F" w14:textId="37412039" w:rsidR="00623112" w:rsidRDefault="00623112" w:rsidP="00623112">
      <w:pPr>
        <w:spacing w:after="160" w:line="259" w:lineRule="auto"/>
        <w:ind w:firstLine="708"/>
        <w:jc w:val="center"/>
        <w:rPr>
          <w:rFonts w:cs="Times New Roman"/>
          <w:szCs w:val="24"/>
        </w:rPr>
      </w:pPr>
      <w:r w:rsidRPr="00960737">
        <w:rPr>
          <w:noProof/>
        </w:rPr>
        <w:drawing>
          <wp:inline distT="0" distB="0" distL="0" distR="0" wp14:anchorId="5499E3E8" wp14:editId="7C9D8C3A">
            <wp:extent cx="3721100" cy="2624306"/>
            <wp:effectExtent l="0" t="0" r="0" b="5080"/>
            <wp:docPr id="55489808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898085" name=""/>
                    <pic:cNvPicPr/>
                  </pic:nvPicPr>
                  <pic:blipFill>
                    <a:blip r:embed="rId19"/>
                    <a:stretch>
                      <a:fillRect/>
                    </a:stretch>
                  </pic:blipFill>
                  <pic:spPr>
                    <a:xfrm>
                      <a:off x="0" y="0"/>
                      <a:ext cx="3730917" cy="2631229"/>
                    </a:xfrm>
                    <a:prstGeom prst="rect">
                      <a:avLst/>
                    </a:prstGeom>
                  </pic:spPr>
                </pic:pic>
              </a:graphicData>
            </a:graphic>
          </wp:inline>
        </w:drawing>
      </w:r>
    </w:p>
    <w:p w14:paraId="5F586C8E" w14:textId="77777777" w:rsidR="00490D65" w:rsidRPr="00344F78" w:rsidRDefault="00490D65" w:rsidP="0082724B">
      <w:pPr>
        <w:spacing w:after="160" w:line="259" w:lineRule="auto"/>
        <w:ind w:firstLine="708"/>
        <w:rPr>
          <w:rFonts w:cs="Times New Roman"/>
          <w:szCs w:val="24"/>
        </w:rPr>
      </w:pPr>
    </w:p>
    <w:p w14:paraId="597C2258" w14:textId="1F226972" w:rsidR="009B75CB" w:rsidRDefault="003B4144" w:rsidP="0082724B">
      <w:pPr>
        <w:spacing w:after="160" w:line="259" w:lineRule="auto"/>
        <w:ind w:firstLine="708"/>
        <w:rPr>
          <w:rFonts w:cs="Times New Roman"/>
          <w:szCs w:val="24"/>
        </w:rPr>
      </w:pPr>
      <w:r>
        <w:rPr>
          <w:rFonts w:cs="Times New Roman"/>
          <w:szCs w:val="24"/>
        </w:rPr>
        <w:t>Por último, al momento de validar la percepción de si los usuarios consideran necesario realizar alguna mejora o cambio en el proceso de gestión bibliotecaria, el 64% de los encuestados, menciona que es necesario realizar una mejora al proceso, ya que también se ha podido evidenciar, que cuando los usuarios presentan dificultades al momento de realizar préstamos o devoluciones, las causas más recurrentes son las demoras en el proceso y problemas con el sistema.</w:t>
      </w:r>
    </w:p>
    <w:p w14:paraId="15D7805A" w14:textId="77777777" w:rsidR="003B4144" w:rsidRDefault="003B4144" w:rsidP="0082724B">
      <w:pPr>
        <w:spacing w:after="160" w:line="259" w:lineRule="auto"/>
        <w:ind w:firstLine="708"/>
        <w:rPr>
          <w:rFonts w:cs="Times New Roman"/>
          <w:szCs w:val="24"/>
        </w:rPr>
      </w:pPr>
    </w:p>
    <w:p w14:paraId="06F2A82C" w14:textId="0DA14518" w:rsidR="003B4144" w:rsidRDefault="003B4144" w:rsidP="003B4144">
      <w:pPr>
        <w:spacing w:after="160" w:line="259" w:lineRule="auto"/>
        <w:ind w:firstLine="708"/>
        <w:rPr>
          <w:rFonts w:cs="Times New Roman"/>
          <w:szCs w:val="24"/>
        </w:rPr>
      </w:pPr>
      <w:r>
        <w:rPr>
          <w:rFonts w:cs="Times New Roman"/>
          <w:szCs w:val="24"/>
        </w:rPr>
        <w:t>Según la información recopilada, se resumen los hallazgos en conjunto de las bibliotecas visitadas en la tabla tales.</w:t>
      </w:r>
    </w:p>
    <w:p w14:paraId="1D5BD05C" w14:textId="77777777" w:rsidR="003B4144" w:rsidRDefault="003B4144" w:rsidP="003B4144">
      <w:pPr>
        <w:spacing w:after="160" w:line="259" w:lineRule="auto"/>
        <w:ind w:firstLine="708"/>
        <w:rPr>
          <w:rFonts w:cs="Times New Roman"/>
          <w:szCs w:val="24"/>
        </w:rPr>
      </w:pPr>
    </w:p>
    <w:tbl>
      <w:tblPr>
        <w:tblStyle w:val="Tablanormal5"/>
        <w:tblW w:w="0" w:type="auto"/>
        <w:tblInd w:w="600" w:type="dxa"/>
        <w:tblLook w:val="04A0" w:firstRow="1" w:lastRow="0" w:firstColumn="1" w:lastColumn="0" w:noHBand="0" w:noVBand="1"/>
      </w:tblPr>
      <w:tblGrid>
        <w:gridCol w:w="1560"/>
        <w:gridCol w:w="3510"/>
        <w:gridCol w:w="3544"/>
      </w:tblGrid>
      <w:tr w:rsidR="003B4144" w14:paraId="4CF42680" w14:textId="77777777" w:rsidTr="00C33D03">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60" w:type="dxa"/>
          </w:tcPr>
          <w:p w14:paraId="74BBFB49" w14:textId="77777777" w:rsidR="003B4144" w:rsidRDefault="003B4144" w:rsidP="00C33D03">
            <w:pPr>
              <w:spacing w:after="160" w:line="259" w:lineRule="auto"/>
              <w:rPr>
                <w:rFonts w:cs="Times New Roman"/>
                <w:szCs w:val="24"/>
              </w:rPr>
            </w:pPr>
            <w:r>
              <w:rPr>
                <w:rFonts w:cs="Times New Roman"/>
                <w:szCs w:val="24"/>
              </w:rPr>
              <w:t>Proceso</w:t>
            </w:r>
          </w:p>
        </w:tc>
        <w:tc>
          <w:tcPr>
            <w:tcW w:w="3510" w:type="dxa"/>
          </w:tcPr>
          <w:p w14:paraId="6AA4221E" w14:textId="77777777" w:rsidR="003B4144" w:rsidRDefault="003B4144"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Situación actual</w:t>
            </w:r>
          </w:p>
        </w:tc>
        <w:tc>
          <w:tcPr>
            <w:tcW w:w="3544" w:type="dxa"/>
          </w:tcPr>
          <w:p w14:paraId="35BDC9D1" w14:textId="77777777" w:rsidR="003B4144" w:rsidRDefault="003B4144" w:rsidP="00C33D03">
            <w:pPr>
              <w:spacing w:after="160" w:line="259" w:lineRule="auto"/>
              <w:cnfStyle w:val="100000000000" w:firstRow="1" w:lastRow="0" w:firstColumn="0" w:lastColumn="0" w:oddVBand="0" w:evenVBand="0" w:oddHBand="0" w:evenHBand="0" w:firstRowFirstColumn="0" w:firstRowLastColumn="0" w:lastRowFirstColumn="0" w:lastRowLastColumn="0"/>
              <w:rPr>
                <w:rFonts w:cs="Times New Roman"/>
                <w:szCs w:val="24"/>
              </w:rPr>
            </w:pPr>
            <w:r>
              <w:rPr>
                <w:rFonts w:cs="Times New Roman"/>
                <w:szCs w:val="24"/>
              </w:rPr>
              <w:t>Tecnología empleada</w:t>
            </w:r>
          </w:p>
        </w:tc>
      </w:tr>
      <w:tr w:rsidR="003B4144" w14:paraId="01BBB92A"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4D75D298" w14:textId="77777777" w:rsidR="003B4144" w:rsidRDefault="003B4144" w:rsidP="00C33D03">
            <w:pPr>
              <w:spacing w:after="160" w:line="259" w:lineRule="auto"/>
              <w:rPr>
                <w:rFonts w:cs="Times New Roman"/>
                <w:szCs w:val="24"/>
              </w:rPr>
            </w:pPr>
            <w:r>
              <w:rPr>
                <w:rFonts w:cs="Times New Roman"/>
                <w:szCs w:val="24"/>
              </w:rPr>
              <w:t>Préstamo</w:t>
            </w:r>
          </w:p>
        </w:tc>
        <w:tc>
          <w:tcPr>
            <w:tcW w:w="3510" w:type="dxa"/>
          </w:tcPr>
          <w:p w14:paraId="3C1CDFBF" w14:textId="609CF534" w:rsidR="003B4144" w:rsidRDefault="003B4144"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Registro manual o en sistema básico</w:t>
            </w:r>
          </w:p>
        </w:tc>
        <w:tc>
          <w:tcPr>
            <w:tcW w:w="3544" w:type="dxa"/>
          </w:tcPr>
          <w:p w14:paraId="3AC063A6" w14:textId="688A2AA1" w:rsidR="003B4144" w:rsidRDefault="003B4144"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Tiempos altos de atención</w:t>
            </w:r>
          </w:p>
        </w:tc>
      </w:tr>
      <w:tr w:rsidR="003B4144" w14:paraId="06A24DB0"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19BB3C47" w14:textId="77777777" w:rsidR="003B4144" w:rsidRPr="009249C5" w:rsidRDefault="003B4144" w:rsidP="00C33D03">
            <w:pPr>
              <w:spacing w:after="160" w:line="259" w:lineRule="auto"/>
              <w:rPr>
                <w:rFonts w:cs="Times New Roman"/>
                <w:i w:val="0"/>
                <w:iCs w:val="0"/>
                <w:szCs w:val="24"/>
              </w:rPr>
            </w:pPr>
            <w:r>
              <w:rPr>
                <w:rFonts w:cs="Times New Roman"/>
                <w:szCs w:val="24"/>
              </w:rPr>
              <w:t>Devolución</w:t>
            </w:r>
          </w:p>
        </w:tc>
        <w:tc>
          <w:tcPr>
            <w:tcW w:w="3510" w:type="dxa"/>
          </w:tcPr>
          <w:p w14:paraId="3F04363A" w14:textId="2A47319E" w:rsidR="003B4144" w:rsidRDefault="003B4144"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Verificación manual</w:t>
            </w:r>
          </w:p>
        </w:tc>
        <w:tc>
          <w:tcPr>
            <w:tcW w:w="3544" w:type="dxa"/>
          </w:tcPr>
          <w:p w14:paraId="1FA13606" w14:textId="09B69A99" w:rsidR="003B4144" w:rsidRDefault="003B4144"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Errores en registro</w:t>
            </w:r>
          </w:p>
        </w:tc>
      </w:tr>
      <w:tr w:rsidR="003B4144" w14:paraId="74DFAD56" w14:textId="77777777" w:rsidTr="00C33D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B8B13AF" w14:textId="77777777" w:rsidR="003B4144" w:rsidRPr="009249C5" w:rsidRDefault="003B4144" w:rsidP="00C33D03">
            <w:pPr>
              <w:spacing w:after="160" w:line="259" w:lineRule="auto"/>
              <w:rPr>
                <w:rFonts w:cs="Times New Roman"/>
                <w:i w:val="0"/>
                <w:iCs w:val="0"/>
                <w:szCs w:val="24"/>
              </w:rPr>
            </w:pPr>
            <w:r>
              <w:rPr>
                <w:rFonts w:cs="Times New Roman"/>
                <w:szCs w:val="24"/>
              </w:rPr>
              <w:lastRenderedPageBreak/>
              <w:t>Inventario</w:t>
            </w:r>
          </w:p>
        </w:tc>
        <w:tc>
          <w:tcPr>
            <w:tcW w:w="3510" w:type="dxa"/>
          </w:tcPr>
          <w:p w14:paraId="417EE3A3" w14:textId="77777777" w:rsidR="003B4144" w:rsidRDefault="003B4144"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Conteo físico</w:t>
            </w:r>
          </w:p>
        </w:tc>
        <w:tc>
          <w:tcPr>
            <w:tcW w:w="3544" w:type="dxa"/>
          </w:tcPr>
          <w:p w14:paraId="3BEFAD7F" w14:textId="3292A2E1" w:rsidR="003B4144" w:rsidRDefault="003B4144" w:rsidP="00C33D03">
            <w:pPr>
              <w:spacing w:after="160" w:line="259"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Demoras y pérdidas</w:t>
            </w:r>
          </w:p>
        </w:tc>
      </w:tr>
      <w:tr w:rsidR="003B4144" w14:paraId="251D6DA5" w14:textId="77777777" w:rsidTr="00C33D03">
        <w:tc>
          <w:tcPr>
            <w:cnfStyle w:val="001000000000" w:firstRow="0" w:lastRow="0" w:firstColumn="1" w:lastColumn="0" w:oddVBand="0" w:evenVBand="0" w:oddHBand="0" w:evenHBand="0" w:firstRowFirstColumn="0" w:firstRowLastColumn="0" w:lastRowFirstColumn="0" w:lastRowLastColumn="0"/>
            <w:tcW w:w="1560" w:type="dxa"/>
          </w:tcPr>
          <w:p w14:paraId="4409B208" w14:textId="77777777" w:rsidR="003B4144" w:rsidRDefault="003B4144" w:rsidP="00C33D03">
            <w:pPr>
              <w:spacing w:after="160" w:line="259" w:lineRule="auto"/>
              <w:rPr>
                <w:rFonts w:cs="Times New Roman"/>
                <w:szCs w:val="24"/>
              </w:rPr>
            </w:pPr>
            <w:r>
              <w:rPr>
                <w:rFonts w:cs="Times New Roman"/>
                <w:szCs w:val="24"/>
              </w:rPr>
              <w:t>Seguridad</w:t>
            </w:r>
          </w:p>
        </w:tc>
        <w:tc>
          <w:tcPr>
            <w:tcW w:w="3510" w:type="dxa"/>
          </w:tcPr>
          <w:p w14:paraId="42FFA510" w14:textId="0C3D13A8" w:rsidR="003B4144" w:rsidRDefault="003B4144"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Control visual</w:t>
            </w:r>
          </w:p>
        </w:tc>
        <w:tc>
          <w:tcPr>
            <w:tcW w:w="3544" w:type="dxa"/>
          </w:tcPr>
          <w:p w14:paraId="646C2D94" w14:textId="221F4D41" w:rsidR="003B4144" w:rsidRDefault="003B4144" w:rsidP="00C33D03">
            <w:pPr>
              <w:spacing w:after="160" w:line="259"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Pr>
                <w:rFonts w:cs="Times New Roman"/>
                <w:szCs w:val="24"/>
              </w:rPr>
              <w:t>Posibles extravíos</w:t>
            </w:r>
          </w:p>
        </w:tc>
      </w:tr>
    </w:tbl>
    <w:p w14:paraId="6E7E0CBF" w14:textId="77777777" w:rsidR="003B4144" w:rsidRDefault="003B4144" w:rsidP="003B4144">
      <w:pPr>
        <w:spacing w:after="160" w:line="259" w:lineRule="auto"/>
        <w:ind w:firstLine="708"/>
        <w:rPr>
          <w:rFonts w:cs="Times New Roman"/>
          <w:szCs w:val="24"/>
        </w:rPr>
      </w:pPr>
    </w:p>
    <w:p w14:paraId="0EFFA207" w14:textId="2B302DC1" w:rsidR="009B75CB" w:rsidRDefault="006A2A13" w:rsidP="0082724B">
      <w:pPr>
        <w:spacing w:after="160" w:line="259" w:lineRule="auto"/>
        <w:ind w:firstLine="708"/>
        <w:rPr>
          <w:rFonts w:cs="Times New Roman"/>
          <w:szCs w:val="24"/>
        </w:rPr>
      </w:pPr>
      <w:r>
        <w:rPr>
          <w:rFonts w:cs="Times New Roman"/>
          <w:szCs w:val="24"/>
        </w:rPr>
        <w:t xml:space="preserve">Haciendo un análisis que contrarresta las bibliotecas visitadas, </w:t>
      </w:r>
      <w:r w:rsidR="009B75CB" w:rsidRPr="009B75CB">
        <w:rPr>
          <w:rFonts w:cs="Times New Roman"/>
          <w:szCs w:val="24"/>
        </w:rPr>
        <w:t xml:space="preserve">demuestra que la </w:t>
      </w:r>
      <w:r>
        <w:rPr>
          <w:rFonts w:cs="Times New Roman"/>
          <w:szCs w:val="24"/>
        </w:rPr>
        <w:t>implementación</w:t>
      </w:r>
      <w:r w:rsidR="009B75CB" w:rsidRPr="009B75CB">
        <w:rPr>
          <w:rFonts w:cs="Times New Roman"/>
          <w:szCs w:val="24"/>
        </w:rPr>
        <w:t xml:space="preserve"> de tecnologías de identificación automática no es </w:t>
      </w:r>
      <w:r>
        <w:rPr>
          <w:rFonts w:cs="Times New Roman"/>
          <w:szCs w:val="24"/>
        </w:rPr>
        <w:t>solamente</w:t>
      </w:r>
      <w:r w:rsidR="009B75CB" w:rsidRPr="009B75CB">
        <w:rPr>
          <w:rFonts w:cs="Times New Roman"/>
          <w:szCs w:val="24"/>
        </w:rPr>
        <w:t xml:space="preserve"> una mejora tecnológica</w:t>
      </w:r>
      <w:r>
        <w:rPr>
          <w:rFonts w:cs="Times New Roman"/>
          <w:szCs w:val="24"/>
        </w:rPr>
        <w:t xml:space="preserve"> que beneficia al control de un inventario o procesos internos</w:t>
      </w:r>
      <w:r w:rsidR="009B75CB" w:rsidRPr="009B75CB">
        <w:rPr>
          <w:rFonts w:cs="Times New Roman"/>
          <w:szCs w:val="24"/>
        </w:rPr>
        <w:t xml:space="preserve">, sino </w:t>
      </w:r>
      <w:r>
        <w:rPr>
          <w:rFonts w:cs="Times New Roman"/>
          <w:szCs w:val="24"/>
        </w:rPr>
        <w:t xml:space="preserve">también </w:t>
      </w:r>
      <w:r w:rsidR="009B75CB" w:rsidRPr="009B75CB">
        <w:rPr>
          <w:rFonts w:cs="Times New Roman"/>
          <w:szCs w:val="24"/>
        </w:rPr>
        <w:t xml:space="preserve">una </w:t>
      </w:r>
      <w:r w:rsidR="009B75CB" w:rsidRPr="006A2A13">
        <w:rPr>
          <w:rFonts w:cs="Times New Roman"/>
          <w:szCs w:val="24"/>
        </w:rPr>
        <w:t>necesidad operativa</w:t>
      </w:r>
      <w:r w:rsidR="009B75CB" w:rsidRPr="009B75CB">
        <w:rPr>
          <w:rFonts w:cs="Times New Roman"/>
          <w:szCs w:val="24"/>
        </w:rPr>
        <w:t xml:space="preserve"> para garantizar</w:t>
      </w:r>
      <w:r w:rsidR="00392426">
        <w:rPr>
          <w:rFonts w:cs="Times New Roman"/>
          <w:szCs w:val="24"/>
        </w:rPr>
        <w:t xml:space="preserve"> una mejora en la percepción del público objetivo que utiliza los espacios y servicios de estas instalaciones, además de encontrar beneficios en la</w:t>
      </w:r>
      <w:r w:rsidR="009B75CB" w:rsidRPr="009B75CB">
        <w:rPr>
          <w:rFonts w:cs="Times New Roman"/>
          <w:szCs w:val="24"/>
        </w:rPr>
        <w:t xml:space="preserve"> eficiencia, confiabilidad y escalabilidad en los sistemas </w:t>
      </w:r>
      <w:r w:rsidR="00392426">
        <w:rPr>
          <w:rFonts w:cs="Times New Roman"/>
          <w:szCs w:val="24"/>
        </w:rPr>
        <w:t>que pueden verse impactados por esta moderna tecnología</w:t>
      </w:r>
      <w:r w:rsidR="009B75CB" w:rsidRPr="009B75CB">
        <w:rPr>
          <w:rFonts w:cs="Times New Roman"/>
          <w:szCs w:val="24"/>
        </w:rPr>
        <w:t>.</w:t>
      </w:r>
    </w:p>
    <w:p w14:paraId="34B78138" w14:textId="77777777" w:rsidR="00392426" w:rsidRDefault="00392426" w:rsidP="0082724B">
      <w:pPr>
        <w:spacing w:after="160" w:line="259" w:lineRule="auto"/>
        <w:ind w:firstLine="708"/>
        <w:rPr>
          <w:rFonts w:cs="Times New Roman"/>
          <w:szCs w:val="24"/>
        </w:rPr>
      </w:pPr>
    </w:p>
    <w:p w14:paraId="5FCE1A29" w14:textId="32C3DA44" w:rsidR="00DC61C2" w:rsidRDefault="00DC61C2" w:rsidP="00DC61C2">
      <w:pPr>
        <w:spacing w:after="160" w:line="259" w:lineRule="auto"/>
        <w:ind w:firstLine="708"/>
        <w:rPr>
          <w:rFonts w:cs="Times New Roman"/>
          <w:szCs w:val="24"/>
        </w:rPr>
      </w:pPr>
      <w:r w:rsidRPr="00DC61C2">
        <w:rPr>
          <w:rFonts w:cs="Times New Roman"/>
          <w:szCs w:val="24"/>
        </w:rPr>
        <w:t xml:space="preserve">Continuando con el segundo objetivo, </w:t>
      </w:r>
      <w:r w:rsidR="00D447FC">
        <w:rPr>
          <w:rFonts w:cs="Times New Roman"/>
          <w:szCs w:val="24"/>
        </w:rPr>
        <w:t xml:space="preserve">la selección de la herramienta de simulación fue resultado de una evaluación comparativa entre software como </w:t>
      </w:r>
      <w:r w:rsidRPr="00DC61C2">
        <w:rPr>
          <w:rFonts w:cs="Times New Roman"/>
          <w:szCs w:val="24"/>
        </w:rPr>
        <w:t>ANSYS, CST Studio Suite, HFSS y COMSOL Multiphysics. Estas herramientas, especializadas en simulación electromagnética</w:t>
      </w:r>
      <w:r w:rsidR="00D447FC">
        <w:rPr>
          <w:rFonts w:cs="Times New Roman"/>
          <w:szCs w:val="24"/>
        </w:rPr>
        <w:t>,</w:t>
      </w:r>
      <w:r w:rsidRPr="00DC61C2">
        <w:rPr>
          <w:rFonts w:cs="Times New Roman"/>
          <w:szCs w:val="24"/>
        </w:rPr>
        <w:t xml:space="preserve"> permiten la evaluación de parámetros como los son pérdidas por retorno, distribución de campos (eléctricos, magnéticos, cercanos y lejanos), potencia de radiación, frecuencia de resonancia entre otros. </w:t>
      </w:r>
    </w:p>
    <w:p w14:paraId="1899FE6D" w14:textId="77777777" w:rsidR="00DC61C2" w:rsidRPr="00DC61C2" w:rsidRDefault="00DC61C2" w:rsidP="00DC61C2">
      <w:pPr>
        <w:spacing w:after="160" w:line="259" w:lineRule="auto"/>
        <w:ind w:firstLine="708"/>
        <w:rPr>
          <w:rFonts w:cs="Times New Roman"/>
          <w:szCs w:val="24"/>
        </w:rPr>
      </w:pPr>
    </w:p>
    <w:p w14:paraId="00CE7216" w14:textId="2CCB3666" w:rsidR="00DC61C2" w:rsidRDefault="00DC61C2" w:rsidP="00DC61C2">
      <w:pPr>
        <w:spacing w:after="160" w:line="259" w:lineRule="auto"/>
        <w:ind w:firstLine="708"/>
        <w:rPr>
          <w:rFonts w:cs="Times New Roman"/>
          <w:szCs w:val="24"/>
        </w:rPr>
      </w:pPr>
      <w:r w:rsidRPr="00DC61C2">
        <w:rPr>
          <w:rFonts w:cs="Times New Roman"/>
          <w:szCs w:val="24"/>
        </w:rPr>
        <w:t xml:space="preserve">Se puede ver un uso valioso en cada uno de los softwares, sin embargo, se optó CST Studio Suite debido a la capacidad de modelar estructura de radio frecuencia con una precisión considerable. Además, demostró una gran compatibilidad en el diseño de diferentes tipos de antenas como las microstrip o las RFID. Por último, se destaca la facilidad para </w:t>
      </w:r>
      <w:r w:rsidR="00D447FC">
        <w:rPr>
          <w:rFonts w:cs="Times New Roman"/>
          <w:szCs w:val="24"/>
        </w:rPr>
        <w:t>analizar parámetros críticos, como el coeficiente de reflexión, la lectura de la carta de</w:t>
      </w:r>
      <w:r w:rsidRPr="00DC61C2">
        <w:rPr>
          <w:rFonts w:cs="Times New Roman"/>
          <w:szCs w:val="24"/>
        </w:rPr>
        <w:t xml:space="preserve"> Smith y la distribución de campos. </w:t>
      </w:r>
    </w:p>
    <w:p w14:paraId="497425A6" w14:textId="77777777" w:rsidR="00DC61C2" w:rsidRPr="00DC61C2" w:rsidRDefault="00DC61C2" w:rsidP="00DC61C2">
      <w:pPr>
        <w:spacing w:after="160" w:line="259" w:lineRule="auto"/>
        <w:ind w:firstLine="708"/>
        <w:rPr>
          <w:rFonts w:cs="Times New Roman"/>
          <w:szCs w:val="24"/>
        </w:rPr>
      </w:pPr>
    </w:p>
    <w:p w14:paraId="320C5CE4" w14:textId="7602FA74" w:rsidR="00392426" w:rsidRDefault="00DC61C2" w:rsidP="00DC61C2">
      <w:pPr>
        <w:spacing w:after="160" w:line="259" w:lineRule="auto"/>
        <w:ind w:firstLine="708"/>
        <w:rPr>
          <w:rFonts w:cs="Times New Roman"/>
          <w:szCs w:val="24"/>
        </w:rPr>
      </w:pPr>
      <w:r w:rsidRPr="00DC61C2">
        <w:rPr>
          <w:rFonts w:cs="Times New Roman"/>
          <w:szCs w:val="24"/>
        </w:rPr>
        <w:t xml:space="preserve">La elección de este software </w:t>
      </w:r>
      <w:r w:rsidR="00D447FC">
        <w:rPr>
          <w:rFonts w:cs="Times New Roman"/>
          <w:szCs w:val="24"/>
        </w:rPr>
        <w:t>representa un avance en la etapa de diseño de antenas, ya que permite establecer una base sólida y confiable para realizar validaciones del</w:t>
      </w:r>
      <w:r w:rsidRPr="00DC61C2">
        <w:rPr>
          <w:rFonts w:cs="Times New Roman"/>
          <w:szCs w:val="24"/>
        </w:rPr>
        <w:t xml:space="preserve"> diseño de la arquitectura a implementar. Como fase de entrenamiento y familiarización con el software, se implementó inicialmente una antena tipo parche, este es un estándar fundamental para la caracterización de parámetros electromagnéticos en el diseño de antenas.</w:t>
      </w:r>
    </w:p>
    <w:p w14:paraId="045F2E36" w14:textId="77777777" w:rsidR="00392426" w:rsidRDefault="00392426" w:rsidP="0082724B">
      <w:pPr>
        <w:spacing w:after="160" w:line="259" w:lineRule="auto"/>
        <w:ind w:firstLine="708"/>
        <w:rPr>
          <w:rFonts w:cs="Times New Roman"/>
          <w:szCs w:val="24"/>
        </w:rPr>
      </w:pPr>
    </w:p>
    <w:p w14:paraId="188E947C" w14:textId="0F911F38" w:rsidR="00DC61C2" w:rsidRDefault="00C21343">
      <w:pPr>
        <w:spacing w:after="160" w:line="259" w:lineRule="auto"/>
        <w:ind w:firstLine="708"/>
        <w:jc w:val="center"/>
        <w:rPr>
          <w:rFonts w:cs="Times New Roman"/>
          <w:szCs w:val="24"/>
        </w:rPr>
        <w:pPrChange w:id="43" w:author="Autor">
          <w:pPr>
            <w:spacing w:after="160" w:line="259" w:lineRule="auto"/>
            <w:ind w:firstLine="708"/>
          </w:pPr>
        </w:pPrChange>
      </w:pPr>
      <w:commentRangeStart w:id="44"/>
      <w:r w:rsidRPr="00C21343">
        <w:rPr>
          <w:rFonts w:cs="Times New Roman"/>
          <w:noProof/>
          <w:szCs w:val="24"/>
        </w:rPr>
        <w:lastRenderedPageBreak/>
        <w:drawing>
          <wp:inline distT="0" distB="0" distL="0" distR="0" wp14:anchorId="4D6770D9" wp14:editId="6ABD0B81">
            <wp:extent cx="2705100" cy="2400474"/>
            <wp:effectExtent l="0" t="0" r="0" b="0"/>
            <wp:docPr id="1743621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2105" name=""/>
                    <pic:cNvPicPr/>
                  </pic:nvPicPr>
                  <pic:blipFill>
                    <a:blip r:embed="rId20"/>
                    <a:stretch>
                      <a:fillRect/>
                    </a:stretch>
                  </pic:blipFill>
                  <pic:spPr>
                    <a:xfrm>
                      <a:off x="0" y="0"/>
                      <a:ext cx="2709679" cy="2404537"/>
                    </a:xfrm>
                    <a:prstGeom prst="rect">
                      <a:avLst/>
                    </a:prstGeom>
                  </pic:spPr>
                </pic:pic>
              </a:graphicData>
            </a:graphic>
          </wp:inline>
        </w:drawing>
      </w:r>
      <w:commentRangeEnd w:id="44"/>
      <w:r>
        <w:rPr>
          <w:rStyle w:val="Refdecomentario"/>
          <w:rFonts w:cs="Times New Roman"/>
          <w:sz w:val="24"/>
          <w:szCs w:val="24"/>
        </w:rPr>
        <w:commentReference w:id="44"/>
      </w:r>
    </w:p>
    <w:p w14:paraId="0F2BF37A" w14:textId="77777777" w:rsidR="00392426" w:rsidRPr="00C86DE9" w:rsidRDefault="00392426" w:rsidP="0082724B">
      <w:pPr>
        <w:spacing w:after="160" w:line="259" w:lineRule="auto"/>
        <w:ind w:firstLine="708"/>
        <w:rPr>
          <w:rFonts w:cs="Times New Roman"/>
          <w:szCs w:val="24"/>
        </w:rPr>
      </w:pPr>
    </w:p>
    <w:p w14:paraId="2439A847" w14:textId="2FD2DA6C" w:rsidR="00647CF9" w:rsidRDefault="00647CF9">
      <w:pPr>
        <w:spacing w:after="160" w:line="259" w:lineRule="auto"/>
        <w:jc w:val="left"/>
        <w:rPr>
          <w:b/>
        </w:rPr>
      </w:pPr>
    </w:p>
    <w:p w14:paraId="1D1E6B5E" w14:textId="77777777" w:rsidR="0082724B" w:rsidRDefault="0082724B">
      <w:pPr>
        <w:spacing w:after="160" w:line="259" w:lineRule="auto"/>
        <w:jc w:val="left"/>
        <w:rPr>
          <w:b/>
        </w:rPr>
      </w:pPr>
    </w:p>
    <w:p w14:paraId="16939CE9" w14:textId="77777777" w:rsidR="0082724B" w:rsidRDefault="0082724B">
      <w:pPr>
        <w:spacing w:after="160" w:line="259" w:lineRule="auto"/>
        <w:jc w:val="left"/>
        <w:rPr>
          <w:b/>
        </w:rPr>
      </w:pPr>
    </w:p>
    <w:p w14:paraId="24BDFA9E" w14:textId="77777777" w:rsidR="0082724B" w:rsidRDefault="0082724B">
      <w:pPr>
        <w:spacing w:after="160" w:line="259" w:lineRule="auto"/>
        <w:jc w:val="left"/>
        <w:rPr>
          <w:b/>
        </w:rPr>
      </w:pPr>
    </w:p>
    <w:p w14:paraId="0096D393" w14:textId="77777777" w:rsidR="0082724B" w:rsidRDefault="0082724B">
      <w:pPr>
        <w:spacing w:after="160" w:line="259" w:lineRule="auto"/>
        <w:jc w:val="left"/>
        <w:rPr>
          <w:b/>
        </w:rPr>
      </w:pPr>
    </w:p>
    <w:p w14:paraId="5A9AF1EC" w14:textId="77777777" w:rsidR="0082724B" w:rsidRDefault="0082724B">
      <w:pPr>
        <w:spacing w:after="160" w:line="259" w:lineRule="auto"/>
        <w:jc w:val="left"/>
        <w:rPr>
          <w:b/>
        </w:rPr>
      </w:pPr>
    </w:p>
    <w:p w14:paraId="7986470E" w14:textId="77777777" w:rsidR="0082724B" w:rsidRDefault="0082724B">
      <w:pPr>
        <w:spacing w:after="160" w:line="259" w:lineRule="auto"/>
        <w:jc w:val="left"/>
        <w:rPr>
          <w:b/>
        </w:rPr>
      </w:pPr>
    </w:p>
    <w:p w14:paraId="691ED443" w14:textId="77777777" w:rsidR="00B45505" w:rsidRDefault="00B45505">
      <w:pPr>
        <w:spacing w:after="160" w:line="259" w:lineRule="auto"/>
        <w:jc w:val="left"/>
        <w:rPr>
          <w:b/>
        </w:rPr>
      </w:pPr>
    </w:p>
    <w:p w14:paraId="50FD727C" w14:textId="77777777" w:rsidR="00B45505" w:rsidRDefault="00B45505">
      <w:pPr>
        <w:spacing w:after="160" w:line="259" w:lineRule="auto"/>
        <w:jc w:val="left"/>
        <w:rPr>
          <w:b/>
        </w:rPr>
      </w:pPr>
    </w:p>
    <w:p w14:paraId="4E930031" w14:textId="77777777" w:rsidR="0035450B" w:rsidRDefault="0035450B">
      <w:pPr>
        <w:spacing w:after="160" w:line="259" w:lineRule="auto"/>
        <w:jc w:val="left"/>
        <w:rPr>
          <w:b/>
        </w:rPr>
      </w:pPr>
    </w:p>
    <w:p w14:paraId="29F84912" w14:textId="77777777" w:rsidR="0035450B" w:rsidRDefault="0035450B">
      <w:pPr>
        <w:spacing w:after="160" w:line="259" w:lineRule="auto"/>
        <w:jc w:val="left"/>
        <w:rPr>
          <w:b/>
        </w:rPr>
      </w:pPr>
    </w:p>
    <w:p w14:paraId="73B67211" w14:textId="77777777" w:rsidR="0035450B" w:rsidRDefault="0035450B">
      <w:pPr>
        <w:spacing w:after="160" w:line="259" w:lineRule="auto"/>
        <w:jc w:val="left"/>
        <w:rPr>
          <w:b/>
        </w:rPr>
      </w:pPr>
    </w:p>
    <w:p w14:paraId="346A6DE3" w14:textId="77777777" w:rsidR="0082724B" w:rsidRDefault="0082724B">
      <w:pPr>
        <w:spacing w:after="160" w:line="259" w:lineRule="auto"/>
        <w:jc w:val="left"/>
        <w:rPr>
          <w:ins w:id="45" w:author="Autor"/>
          <w:b/>
        </w:rPr>
      </w:pPr>
    </w:p>
    <w:p w14:paraId="7D53E04B" w14:textId="77777777" w:rsidR="00D447FC" w:rsidRDefault="00D447FC">
      <w:pPr>
        <w:spacing w:after="160" w:line="259" w:lineRule="auto"/>
        <w:jc w:val="left"/>
        <w:rPr>
          <w:ins w:id="46" w:author="Autor"/>
          <w:b/>
        </w:rPr>
      </w:pPr>
    </w:p>
    <w:p w14:paraId="62881B9E" w14:textId="77777777" w:rsidR="00D447FC" w:rsidRDefault="00D447FC">
      <w:pPr>
        <w:spacing w:after="160" w:line="259" w:lineRule="auto"/>
        <w:jc w:val="left"/>
        <w:rPr>
          <w:ins w:id="47" w:author="Autor"/>
          <w:b/>
        </w:rPr>
      </w:pPr>
    </w:p>
    <w:p w14:paraId="1EA723CE" w14:textId="77777777" w:rsidR="00D447FC" w:rsidRDefault="00D447FC">
      <w:pPr>
        <w:spacing w:after="160" w:line="259" w:lineRule="auto"/>
        <w:jc w:val="left"/>
        <w:rPr>
          <w:b/>
        </w:rPr>
      </w:pPr>
    </w:p>
    <w:p w14:paraId="7CABA20C" w14:textId="77777777" w:rsidR="0082724B" w:rsidRDefault="0082724B">
      <w:pPr>
        <w:spacing w:after="160" w:line="259" w:lineRule="auto"/>
        <w:jc w:val="left"/>
        <w:rPr>
          <w:b/>
        </w:rPr>
      </w:pPr>
    </w:p>
    <w:p w14:paraId="1A2F282A" w14:textId="77777777" w:rsidR="0082724B" w:rsidRDefault="0082724B">
      <w:pPr>
        <w:spacing w:after="160" w:line="259" w:lineRule="auto"/>
        <w:jc w:val="left"/>
        <w:rPr>
          <w:b/>
        </w:rPr>
      </w:pPr>
    </w:p>
    <w:p w14:paraId="2D5E926F" w14:textId="218FC9B3" w:rsidR="000F2962" w:rsidRDefault="002649F5" w:rsidP="7111CADC">
      <w:pPr>
        <w:jc w:val="center"/>
        <w:rPr>
          <w:b/>
          <w:bCs/>
        </w:rPr>
      </w:pPr>
      <w:r w:rsidRPr="7111CADC">
        <w:rPr>
          <w:b/>
          <w:bCs/>
        </w:rPr>
        <w:lastRenderedPageBreak/>
        <w:t>9</w:t>
      </w:r>
      <w:r w:rsidR="000F2962" w:rsidRPr="7111CADC">
        <w:rPr>
          <w:b/>
          <w:bCs/>
        </w:rPr>
        <w:t xml:space="preserve"> Discusión</w:t>
      </w:r>
      <w:bookmarkEnd w:id="42"/>
    </w:p>
    <w:p w14:paraId="6B50391D" w14:textId="77777777" w:rsidR="00AF2953" w:rsidRPr="00285913" w:rsidRDefault="00AF2953" w:rsidP="00AF2953">
      <w:pPr>
        <w:rPr>
          <w:b/>
          <w:bCs/>
        </w:rPr>
      </w:pPr>
    </w:p>
    <w:p w14:paraId="0AF44F43" w14:textId="14F2B7D8" w:rsidR="00510EE4" w:rsidRPr="00510EE4" w:rsidRDefault="00D952F2" w:rsidP="00510EE4">
      <w:pPr>
        <w:spacing w:after="160" w:line="259" w:lineRule="auto"/>
        <w:ind w:firstLine="708"/>
        <w:rPr>
          <w:rFonts w:cs="Times New Roman"/>
          <w:szCs w:val="24"/>
        </w:rPr>
      </w:pPr>
      <w:r>
        <w:rPr>
          <w:rFonts w:cs="Times New Roman"/>
          <w:szCs w:val="24"/>
        </w:rPr>
        <w:t xml:space="preserve">Al </w:t>
      </w:r>
      <w:r w:rsidR="00D447FC">
        <w:rPr>
          <w:rFonts w:cs="Times New Roman"/>
          <w:szCs w:val="24"/>
        </w:rPr>
        <w:t>analizar los resultados obtenidos con</w:t>
      </w:r>
      <w:r w:rsidR="00510EE4">
        <w:rPr>
          <w:rFonts w:cs="Times New Roman"/>
          <w:szCs w:val="24"/>
        </w:rPr>
        <w:t xml:space="preserve"> la implementación del marco metodológico descrito</w:t>
      </w:r>
      <w:r>
        <w:rPr>
          <w:rFonts w:cs="Times New Roman"/>
          <w:szCs w:val="24"/>
        </w:rPr>
        <w:t>,</w:t>
      </w:r>
      <w:r w:rsidR="00510EE4">
        <w:rPr>
          <w:rFonts w:cs="Times New Roman"/>
          <w:szCs w:val="24"/>
        </w:rPr>
        <w:t xml:space="preserve"> se puede </w:t>
      </w:r>
      <w:r w:rsidR="00510EE4" w:rsidRPr="00510EE4">
        <w:rPr>
          <w:rFonts w:cs="Times New Roman"/>
          <w:szCs w:val="24"/>
        </w:rPr>
        <w:t xml:space="preserve">establecer una relación </w:t>
      </w:r>
      <w:r w:rsidR="00510EE4">
        <w:rPr>
          <w:rFonts w:cs="Times New Roman"/>
          <w:szCs w:val="24"/>
        </w:rPr>
        <w:t>crucial</w:t>
      </w:r>
      <w:r w:rsidR="00510EE4" w:rsidRPr="00510EE4">
        <w:rPr>
          <w:rFonts w:cs="Times New Roman"/>
          <w:szCs w:val="24"/>
        </w:rPr>
        <w:t xml:space="preserve"> entre el nivel de automatización tecnológica y la eficiencia operativa en la gestión bibliotecaria.</w:t>
      </w:r>
      <w:r w:rsidR="00510EE4">
        <w:rPr>
          <w:rFonts w:cs="Times New Roman"/>
          <w:szCs w:val="24"/>
        </w:rPr>
        <w:t xml:space="preserve"> E</w:t>
      </w:r>
      <w:r w:rsidR="00510EE4" w:rsidRPr="00510EE4">
        <w:rPr>
          <w:rFonts w:cs="Times New Roman"/>
          <w:szCs w:val="24"/>
        </w:rPr>
        <w:t xml:space="preserve">l uso de </w:t>
      </w:r>
      <w:r w:rsidR="00A364D6">
        <w:rPr>
          <w:rFonts w:cs="Times New Roman"/>
          <w:szCs w:val="24"/>
        </w:rPr>
        <w:t xml:space="preserve">la </w:t>
      </w:r>
      <w:r w:rsidR="00510EE4" w:rsidRPr="00510EE4">
        <w:rPr>
          <w:rFonts w:cs="Times New Roman"/>
          <w:szCs w:val="24"/>
        </w:rPr>
        <w:t>tecnología</w:t>
      </w:r>
      <w:r w:rsidR="00A364D6">
        <w:rPr>
          <w:rFonts w:cs="Times New Roman"/>
          <w:szCs w:val="24"/>
        </w:rPr>
        <w:t xml:space="preserve"> </w:t>
      </w:r>
      <w:r w:rsidR="00510EE4" w:rsidRPr="00510EE4">
        <w:rPr>
          <w:rFonts w:cs="Times New Roman"/>
          <w:szCs w:val="24"/>
        </w:rPr>
        <w:t xml:space="preserve">RFID, observado en la Biblioteca EPM, demuestra una optimización significativa de los procesos, especialmente en </w:t>
      </w:r>
      <w:r w:rsidR="00D447FC">
        <w:rPr>
          <w:rFonts w:cs="Times New Roman"/>
          <w:szCs w:val="24"/>
        </w:rPr>
        <w:t>el inventario y el control del</w:t>
      </w:r>
      <w:r w:rsidR="00510EE4" w:rsidRPr="00510EE4">
        <w:rPr>
          <w:rFonts w:cs="Times New Roman"/>
          <w:szCs w:val="24"/>
        </w:rPr>
        <w:t xml:space="preserve"> material</w:t>
      </w:r>
      <w:r w:rsidR="00A364D6">
        <w:rPr>
          <w:rFonts w:cs="Times New Roman"/>
          <w:szCs w:val="24"/>
        </w:rPr>
        <w:t xml:space="preserve"> bibliográfico</w:t>
      </w:r>
      <w:r w:rsidR="00510EE4" w:rsidRPr="00510EE4">
        <w:rPr>
          <w:rFonts w:cs="Times New Roman"/>
          <w:szCs w:val="24"/>
        </w:rPr>
        <w:t xml:space="preserve">. Esto coincide con lo planteado en la literatura, donde la automatización reduce </w:t>
      </w:r>
      <w:r w:rsidR="00D447FC">
        <w:rPr>
          <w:rFonts w:cs="Times New Roman"/>
          <w:szCs w:val="24"/>
        </w:rPr>
        <w:t>los errores humanos y mejora la trazabilidad en los</w:t>
      </w:r>
      <w:r w:rsidR="00510EE4" w:rsidRPr="00510EE4">
        <w:rPr>
          <w:rFonts w:cs="Times New Roman"/>
          <w:szCs w:val="24"/>
        </w:rPr>
        <w:t xml:space="preserve"> sistemas logísticos.</w:t>
      </w:r>
      <w:r w:rsidR="00A364D6">
        <w:rPr>
          <w:rFonts w:cs="Times New Roman"/>
          <w:szCs w:val="24"/>
        </w:rPr>
        <w:t xml:space="preserve"> A</w:t>
      </w:r>
      <w:r w:rsidR="00A364D6" w:rsidRPr="00510EE4">
        <w:rPr>
          <w:rFonts w:cs="Times New Roman"/>
          <w:szCs w:val="24"/>
        </w:rPr>
        <w:t>unque los sistemas automatizados no están exentos de fallas, estas se concentran en aspectos puntuales (lectura de etiquetas o manipulación), lo que indica que los beneficios superan ampliamente las limitaciones.</w:t>
      </w:r>
    </w:p>
    <w:p w14:paraId="4ADCBAD9" w14:textId="77777777" w:rsidR="00A364D6" w:rsidRDefault="00A364D6" w:rsidP="00510EE4">
      <w:pPr>
        <w:spacing w:after="160" w:line="259" w:lineRule="auto"/>
        <w:ind w:firstLine="708"/>
        <w:rPr>
          <w:rFonts w:cs="Times New Roman"/>
          <w:szCs w:val="24"/>
        </w:rPr>
      </w:pPr>
    </w:p>
    <w:p w14:paraId="3ADD927C" w14:textId="6C0161FD" w:rsidR="00510EE4" w:rsidRPr="00510EE4" w:rsidRDefault="00510EE4" w:rsidP="00510EE4">
      <w:pPr>
        <w:spacing w:after="160" w:line="259" w:lineRule="auto"/>
        <w:ind w:firstLine="708"/>
        <w:rPr>
          <w:rFonts w:cs="Times New Roman"/>
          <w:szCs w:val="24"/>
        </w:rPr>
      </w:pPr>
      <w:r w:rsidRPr="00510EE4">
        <w:rPr>
          <w:rFonts w:cs="Times New Roman"/>
          <w:szCs w:val="24"/>
        </w:rPr>
        <w:t xml:space="preserve">En contraste, las bibliotecas que emplean códigos de barras o sistemas manuales presentan una mayor dependencia del personal, lo </w:t>
      </w:r>
      <w:r w:rsidR="00D447FC">
        <w:rPr>
          <w:rFonts w:cs="Times New Roman"/>
          <w:szCs w:val="24"/>
        </w:rPr>
        <w:t>que incrementa la probabilidad de errores, retrasa los procesos y limita la capacidad de respuesta ante la demanda de los</w:t>
      </w:r>
      <w:r w:rsidRPr="00510EE4">
        <w:rPr>
          <w:rFonts w:cs="Times New Roman"/>
          <w:szCs w:val="24"/>
        </w:rPr>
        <w:t xml:space="preserve"> usuarios.</w:t>
      </w:r>
      <w:r w:rsidR="00A364D6">
        <w:rPr>
          <w:rFonts w:cs="Times New Roman"/>
          <w:szCs w:val="24"/>
        </w:rPr>
        <w:t xml:space="preserve"> </w:t>
      </w:r>
      <w:r w:rsidRPr="00510EE4">
        <w:rPr>
          <w:rFonts w:cs="Times New Roman"/>
          <w:szCs w:val="24"/>
        </w:rPr>
        <w:t>El caso del inventario resulta especialmente crítico: la diferencia entre horas y días evidencia una brecha operativa considerable, que impacta directamente en la disponibilidad de información y en la calidad del servicio bibliotecario.</w:t>
      </w:r>
    </w:p>
    <w:p w14:paraId="61497955" w14:textId="77777777" w:rsidR="00510EE4" w:rsidRPr="00510EE4" w:rsidRDefault="00510EE4" w:rsidP="00510EE4">
      <w:pPr>
        <w:spacing w:after="160" w:line="259" w:lineRule="auto"/>
        <w:ind w:firstLine="708"/>
        <w:rPr>
          <w:rFonts w:cs="Times New Roman"/>
          <w:szCs w:val="24"/>
        </w:rPr>
      </w:pPr>
    </w:p>
    <w:p w14:paraId="48115CD7" w14:textId="77777777" w:rsidR="000F2962" w:rsidRDefault="000F2962" w:rsidP="00257918">
      <w:pPr>
        <w:rPr>
          <w:rFonts w:cs="Times New Roman"/>
          <w:b/>
          <w:szCs w:val="24"/>
        </w:rPr>
      </w:pPr>
    </w:p>
    <w:p w14:paraId="460D3C4E" w14:textId="6B20C57D" w:rsidR="00F833B6" w:rsidRDefault="00F833B6" w:rsidP="00F833B6">
      <w:pPr>
        <w:spacing w:after="160" w:line="259" w:lineRule="auto"/>
        <w:ind w:firstLine="708"/>
        <w:rPr>
          <w:rFonts w:cs="Times New Roman"/>
          <w:szCs w:val="24"/>
        </w:rPr>
      </w:pPr>
    </w:p>
    <w:p w14:paraId="0221945D" w14:textId="5D4560BE" w:rsidR="00EB464A" w:rsidRDefault="00EB464A">
      <w:pPr>
        <w:spacing w:after="160" w:line="259" w:lineRule="auto"/>
        <w:jc w:val="left"/>
        <w:rPr>
          <w:rFonts w:cs="Times New Roman"/>
          <w:szCs w:val="24"/>
        </w:rPr>
      </w:pPr>
      <w:r>
        <w:rPr>
          <w:rFonts w:cs="Times New Roman"/>
          <w:szCs w:val="24"/>
        </w:rPr>
        <w:br w:type="page"/>
      </w:r>
    </w:p>
    <w:p w14:paraId="05704370" w14:textId="56EAAEFA" w:rsidR="000F2962" w:rsidRPr="001A5143" w:rsidRDefault="002649F5" w:rsidP="7111CADC">
      <w:pPr>
        <w:jc w:val="center"/>
        <w:rPr>
          <w:b/>
          <w:bCs/>
        </w:rPr>
      </w:pPr>
      <w:bookmarkStart w:id="48" w:name="_Toc440985142"/>
      <w:r w:rsidRPr="7111CADC">
        <w:rPr>
          <w:b/>
          <w:bCs/>
        </w:rPr>
        <w:lastRenderedPageBreak/>
        <w:t>10</w:t>
      </w:r>
      <w:r w:rsidR="000F2962" w:rsidRPr="7111CADC">
        <w:rPr>
          <w:b/>
          <w:bCs/>
        </w:rPr>
        <w:t xml:space="preserve"> Conclusiones</w:t>
      </w:r>
      <w:bookmarkEnd w:id="48"/>
    </w:p>
    <w:p w14:paraId="22C543E4" w14:textId="77777777" w:rsidR="001A5143" w:rsidRDefault="001A5143" w:rsidP="00E93104">
      <w:pPr>
        <w:ind w:firstLine="708"/>
      </w:pPr>
    </w:p>
    <w:p w14:paraId="35C79586" w14:textId="67DC2A0C" w:rsidR="00537B33" w:rsidRDefault="00537B33" w:rsidP="00537B33">
      <w:commentRangeStart w:id="49"/>
      <w:r>
        <w:t>1- Los resultados obtenidos durante el desarrollo de la primera fase, hacen evidente que las bibliotecas continúan cumpliendo un papel fundamental en la adquisición del conocimiento</w:t>
      </w:r>
      <w:r w:rsidR="003E3244">
        <w:t>, lo que reafirma la importancia de fortaleces sus sistemas de gestión.</w:t>
      </w:r>
    </w:p>
    <w:p w14:paraId="44BFFAEA" w14:textId="46254C39" w:rsidR="00537B33" w:rsidRDefault="00537B33" w:rsidP="00537B33">
      <w:r>
        <w:t>2-</w:t>
      </w:r>
      <w:r w:rsidR="00747C49" w:rsidRPr="00747C49">
        <w:t xml:space="preserve">Se ha identificado </w:t>
      </w:r>
      <w:r w:rsidR="00747C49">
        <w:t xml:space="preserve">inicialmente </w:t>
      </w:r>
      <w:r w:rsidR="00747C49" w:rsidRPr="00747C49">
        <w:t>uno de los principales problemas en los procesos de control, préstamo e inventario de libros</w:t>
      </w:r>
      <w:r w:rsidR="00747C49">
        <w:t xml:space="preserve"> esto por</w:t>
      </w:r>
      <w:r w:rsidR="00747C49" w:rsidRPr="00747C49">
        <w:t xml:space="preserve"> la dependencia de métodos manuales o tradicionales, lo cual incrementa retrasos y reduce la eficiencia de los sistemas bibliotecarios.</w:t>
      </w:r>
    </w:p>
    <w:p w14:paraId="1409B68E" w14:textId="1A872D1F" w:rsidR="00537B33" w:rsidRDefault="00537B33" w:rsidP="00537B33">
      <w:r>
        <w:t>3-Se</w:t>
      </w:r>
      <w:r w:rsidR="00747C49">
        <w:t>ha identificado u</w:t>
      </w:r>
      <w:r>
        <w:t>na perspectiva</w:t>
      </w:r>
      <w:r w:rsidR="00747C49">
        <w:t xml:space="preserve"> positiva</w:t>
      </w:r>
      <w:r>
        <w:t xml:space="preserve"> frente a</w:t>
      </w:r>
      <w:r w:rsidR="00747C49">
        <w:t xml:space="preserve"> l</w:t>
      </w:r>
      <w:r>
        <w:t>a implementación de nuevas tecnologías, como el RFID, para automatizar los sistemas en las bibliotecas, esto confirma que existe una necesidad real de modernización tecnológica de las bibliotecas, con esto se respalda el</w:t>
      </w:r>
      <w:r w:rsidR="00747C49">
        <w:t xml:space="preserve"> cumplimiento del</w:t>
      </w:r>
      <w:r>
        <w:t xml:space="preserve"> objetivo principal</w:t>
      </w:r>
      <w:r w:rsidR="00747C49">
        <w:t>de la investigaión</w:t>
      </w:r>
      <w:r>
        <w:t>.</w:t>
      </w:r>
    </w:p>
    <w:p w14:paraId="53AD2D5E" w14:textId="43F475F6" w:rsidR="00537B33" w:rsidRPr="00700FDD" w:rsidRDefault="00537B33" w:rsidP="00537B33">
      <w:r w:rsidRPr="00700FDD">
        <w:t>4- La metodología mixta experimental permitió obtener información cualitativa</w:t>
      </w:r>
      <w:r w:rsidR="00700FDD" w:rsidRPr="00700FDD">
        <w:t xml:space="preserve"> y técnica</w:t>
      </w:r>
      <w:r w:rsidRPr="00700FDD">
        <w:t>, la cual se obtiene atreves de los datos técnicos</w:t>
      </w:r>
      <w:r w:rsidR="00700FDD">
        <w:t xml:space="preserve">, datos que son </w:t>
      </w:r>
      <w:r w:rsidRPr="00700FDD">
        <w:t>relevantes para el correcto desarrollo de la investigación, por otro lado, el uso de CST facilit</w:t>
      </w:r>
      <w:r w:rsidR="00700FDD">
        <w:t>a</w:t>
      </w:r>
      <w:r w:rsidRPr="00700FDD">
        <w:t xml:space="preserve"> el análisis del comportamiento del sistema</w:t>
      </w:r>
      <w:r w:rsidR="00700FDD">
        <w:t xml:space="preserve"> y como trabajan los materiales para probar</w:t>
      </w:r>
      <w:r w:rsidRPr="00700FDD">
        <w:t>.</w:t>
      </w:r>
    </w:p>
    <w:p w14:paraId="35B24970" w14:textId="6B356AB5" w:rsidR="00537B33" w:rsidRDefault="00537B33" w:rsidP="00537B33">
      <w:r>
        <w:t>5-</w:t>
      </w:r>
      <w:r w:rsidR="00700FDD">
        <w:t>Los resultados parciales obtenidos, nos permiten considerar la implementación del sistema propuesto es viable técnicamente para optimizar procesos internos, mejorando de esta forma la gestión bibliotecaria y servir como base para futuras etapas, donde se validen los resultados obtenidos en la implementación física.</w:t>
      </w:r>
      <w:commentRangeEnd w:id="49"/>
      <w:r w:rsidR="00700FDD">
        <w:rPr>
          <w:rStyle w:val="Refdecomentario"/>
          <w:sz w:val="24"/>
          <w:szCs w:val="22"/>
        </w:rPr>
        <w:commentReference w:id="49"/>
      </w:r>
    </w:p>
    <w:p w14:paraId="2433BDA9" w14:textId="77777777" w:rsidR="00492FFD" w:rsidRDefault="00492FFD" w:rsidP="00537B33"/>
    <w:p w14:paraId="1934F532" w14:textId="37ADDD46" w:rsidR="00492FFD" w:rsidRDefault="00492FFD" w:rsidP="00537B33">
      <w:r>
        <w:t xml:space="preserve">De manera general, se puede concluir que el avance desarrollo ha permitido validar inicialmente </w:t>
      </w:r>
      <w:r w:rsidR="00994BE5">
        <w:t xml:space="preserve">la conveniencia técnica y funcional del uso de la tecnología RFID en bibliotecas, esto validando el potencial para optimizar procesos e gestión, modernizar los sistemas tradicionales y participar aun el fortalecimiento d los servicios bibliotecarios mediante soluciones tecnológicos más eficientes e innovadoras  </w:t>
      </w:r>
    </w:p>
    <w:p w14:paraId="4C313D54" w14:textId="7E921F80" w:rsidR="00E93104" w:rsidRDefault="00E93104" w:rsidP="00E93104"/>
    <w:p w14:paraId="41AF565F" w14:textId="00B60263" w:rsidR="00E93104" w:rsidRDefault="00E93104" w:rsidP="00E93104"/>
    <w:p w14:paraId="618641AE" w14:textId="57D7E495" w:rsidR="00E93104" w:rsidRDefault="00E93104" w:rsidP="00E93104"/>
    <w:p w14:paraId="10691082" w14:textId="55AE377A" w:rsidR="00E93104" w:rsidRDefault="00E93104" w:rsidP="00E93104"/>
    <w:p w14:paraId="17931D89" w14:textId="4053C7A2" w:rsidR="00E93104" w:rsidRDefault="00E93104" w:rsidP="00E93104"/>
    <w:p w14:paraId="691E767A" w14:textId="77777777" w:rsidR="00E93104" w:rsidRPr="00E93104" w:rsidRDefault="00E93104" w:rsidP="00E93104"/>
    <w:p w14:paraId="30EAC3E9" w14:textId="20C1936F" w:rsidR="00E93104" w:rsidRPr="00E93104" w:rsidRDefault="002649F5">
      <w:pPr>
        <w:spacing w:after="160" w:line="259" w:lineRule="auto"/>
        <w:jc w:val="left"/>
        <w:rPr>
          <w:rFonts w:cs="Times New Roman"/>
          <w:szCs w:val="24"/>
        </w:rPr>
      </w:pPr>
      <w:r>
        <w:rPr>
          <w:rFonts w:cs="Times New Roman"/>
          <w:b/>
          <w:szCs w:val="24"/>
        </w:rPr>
        <w:br w:type="page"/>
      </w:r>
    </w:p>
    <w:p w14:paraId="5D237D92" w14:textId="5DE29E32" w:rsidR="000F2962" w:rsidRDefault="00DF4B48" w:rsidP="7111CADC">
      <w:pPr>
        <w:jc w:val="center"/>
        <w:rPr>
          <w:rFonts w:cs="Times New Roman"/>
          <w:b/>
          <w:bCs/>
        </w:rPr>
      </w:pPr>
      <w:r w:rsidRPr="7111CADC">
        <w:rPr>
          <w:rFonts w:cs="Times New Roman"/>
          <w:b/>
          <w:bCs/>
        </w:rPr>
        <w:lastRenderedPageBreak/>
        <w:t>11 Recomendaciones</w:t>
      </w:r>
    </w:p>
    <w:p w14:paraId="72FCD7C0" w14:textId="77777777" w:rsidR="000F2962" w:rsidRDefault="000F2962" w:rsidP="00257918">
      <w:pPr>
        <w:rPr>
          <w:rFonts w:cs="Times New Roman"/>
          <w:b/>
          <w:szCs w:val="24"/>
        </w:rPr>
      </w:pPr>
    </w:p>
    <w:p w14:paraId="68EDE2D3" w14:textId="1916AD5F" w:rsidR="000F2962" w:rsidRDefault="0042048F" w:rsidP="00257918">
      <w:pPr>
        <w:rPr>
          <w:rFonts w:cs="Times New Roman"/>
          <w:szCs w:val="24"/>
        </w:rPr>
      </w:pPr>
      <w:r w:rsidRPr="0042048F">
        <w:rPr>
          <w:rFonts w:cs="Times New Roman"/>
          <w:szCs w:val="24"/>
        </w:rPr>
        <w:tab/>
        <w:t>Las rec</w:t>
      </w:r>
      <w:r>
        <w:rPr>
          <w:rFonts w:cs="Times New Roman"/>
          <w:szCs w:val="24"/>
        </w:rPr>
        <w:t xml:space="preserve">omendaciones </w:t>
      </w:r>
      <w:r w:rsidR="00F701B6">
        <w:rPr>
          <w:rFonts w:cs="Times New Roman"/>
          <w:szCs w:val="24"/>
        </w:rPr>
        <w:t xml:space="preserve">plantean posibles </w:t>
      </w:r>
      <w:r>
        <w:rPr>
          <w:rFonts w:cs="Times New Roman"/>
          <w:szCs w:val="24"/>
        </w:rPr>
        <w:t xml:space="preserve">líneas de investigación que </w:t>
      </w:r>
      <w:r w:rsidR="00F701B6">
        <w:rPr>
          <w:rFonts w:cs="Times New Roman"/>
          <w:szCs w:val="24"/>
        </w:rPr>
        <w:t>podrían contribuir</w:t>
      </w:r>
      <w:r>
        <w:rPr>
          <w:rFonts w:cs="Times New Roman"/>
          <w:szCs w:val="24"/>
        </w:rPr>
        <w:t xml:space="preserve"> a resolver problemas relacionados con la presente investigación. </w:t>
      </w:r>
    </w:p>
    <w:p w14:paraId="49F47E40" w14:textId="77777777" w:rsidR="00F701B6" w:rsidRPr="00F701B6" w:rsidRDefault="00F701B6" w:rsidP="00F701B6">
      <w:pPr>
        <w:pBdr>
          <w:bottom w:val="single" w:sz="6" w:space="1" w:color="auto"/>
        </w:pBdr>
        <w:spacing w:line="240" w:lineRule="auto"/>
        <w:jc w:val="center"/>
        <w:rPr>
          <w:rFonts w:ascii="Arial" w:eastAsia="Times New Roman" w:hAnsi="Arial" w:cs="Arial"/>
          <w:vanish/>
          <w:sz w:val="16"/>
          <w:szCs w:val="16"/>
          <w:lang w:eastAsia="es-CO"/>
        </w:rPr>
      </w:pPr>
      <w:r w:rsidRPr="00F701B6">
        <w:rPr>
          <w:rFonts w:ascii="Arial" w:eastAsia="Times New Roman" w:hAnsi="Arial" w:cs="Arial"/>
          <w:vanish/>
          <w:sz w:val="16"/>
          <w:szCs w:val="16"/>
          <w:lang w:eastAsia="es-CO"/>
        </w:rPr>
        <w:t>Principio del formulario</w:t>
      </w:r>
    </w:p>
    <w:p w14:paraId="09239F15" w14:textId="77777777" w:rsidR="000F2962" w:rsidRDefault="000F2962" w:rsidP="00257918">
      <w:pPr>
        <w:rPr>
          <w:rFonts w:cs="Times New Roman"/>
          <w:b/>
          <w:szCs w:val="24"/>
        </w:rPr>
      </w:pPr>
    </w:p>
    <w:p w14:paraId="369AA7B8" w14:textId="77777777" w:rsidR="000F2962" w:rsidRDefault="000F2962" w:rsidP="00257918">
      <w:pPr>
        <w:rPr>
          <w:rFonts w:cs="Times New Roman"/>
          <w:b/>
          <w:szCs w:val="24"/>
        </w:rPr>
      </w:pPr>
    </w:p>
    <w:p w14:paraId="6621156F" w14:textId="77777777" w:rsidR="000F2962" w:rsidRDefault="000F2962" w:rsidP="00257918">
      <w:pPr>
        <w:rPr>
          <w:rFonts w:cs="Times New Roman"/>
          <w:b/>
          <w:szCs w:val="24"/>
        </w:rPr>
      </w:pPr>
    </w:p>
    <w:p w14:paraId="1E402A21" w14:textId="77777777" w:rsidR="000F2962" w:rsidRDefault="000F2962" w:rsidP="00257918">
      <w:pPr>
        <w:rPr>
          <w:rFonts w:cs="Times New Roman"/>
          <w:b/>
          <w:szCs w:val="24"/>
        </w:rPr>
      </w:pPr>
    </w:p>
    <w:p w14:paraId="1E9CEF8F" w14:textId="77777777" w:rsidR="000F2962" w:rsidRDefault="000F2962" w:rsidP="00257918">
      <w:pPr>
        <w:rPr>
          <w:rFonts w:cs="Times New Roman"/>
          <w:b/>
          <w:szCs w:val="24"/>
        </w:rPr>
      </w:pPr>
    </w:p>
    <w:p w14:paraId="059F03F0" w14:textId="77777777" w:rsidR="000F2962" w:rsidRDefault="000F2962" w:rsidP="00257918">
      <w:pPr>
        <w:rPr>
          <w:rFonts w:cs="Times New Roman"/>
          <w:b/>
          <w:szCs w:val="24"/>
        </w:rPr>
      </w:pPr>
    </w:p>
    <w:p w14:paraId="4066D080" w14:textId="77777777" w:rsidR="000F2962" w:rsidRDefault="000F2962" w:rsidP="00257918">
      <w:pPr>
        <w:rPr>
          <w:rFonts w:cs="Times New Roman"/>
          <w:b/>
          <w:szCs w:val="24"/>
        </w:rPr>
      </w:pPr>
    </w:p>
    <w:p w14:paraId="43598ED3" w14:textId="77777777" w:rsidR="000F2962" w:rsidRDefault="000F2962" w:rsidP="00257918">
      <w:pPr>
        <w:rPr>
          <w:rFonts w:cs="Times New Roman"/>
          <w:b/>
          <w:szCs w:val="24"/>
        </w:rPr>
      </w:pPr>
    </w:p>
    <w:p w14:paraId="5DC903B3" w14:textId="77777777" w:rsidR="000F2962" w:rsidRDefault="000F2962" w:rsidP="00257918">
      <w:pPr>
        <w:rPr>
          <w:rFonts w:cs="Times New Roman"/>
          <w:b/>
          <w:szCs w:val="24"/>
        </w:rPr>
      </w:pPr>
    </w:p>
    <w:p w14:paraId="039FDC12" w14:textId="77777777" w:rsidR="000F2962" w:rsidRDefault="000F2962" w:rsidP="00257918">
      <w:pPr>
        <w:rPr>
          <w:rFonts w:cs="Times New Roman"/>
          <w:b/>
          <w:szCs w:val="24"/>
        </w:rPr>
      </w:pPr>
    </w:p>
    <w:p w14:paraId="26CA638D" w14:textId="77777777" w:rsidR="000F2962" w:rsidRDefault="000F2962" w:rsidP="00257918">
      <w:pPr>
        <w:rPr>
          <w:rFonts w:cs="Times New Roman"/>
          <w:b/>
          <w:szCs w:val="24"/>
        </w:rPr>
      </w:pPr>
    </w:p>
    <w:p w14:paraId="3D59D6DD" w14:textId="77777777" w:rsidR="000F2962" w:rsidRDefault="000F2962" w:rsidP="00257918">
      <w:pPr>
        <w:rPr>
          <w:rFonts w:cs="Times New Roman"/>
          <w:b/>
          <w:szCs w:val="24"/>
        </w:rPr>
      </w:pPr>
    </w:p>
    <w:p w14:paraId="3A94B06E" w14:textId="77777777" w:rsidR="000F2962" w:rsidRDefault="000F2962" w:rsidP="00257918">
      <w:pPr>
        <w:rPr>
          <w:rFonts w:cs="Times New Roman"/>
          <w:b/>
          <w:szCs w:val="24"/>
        </w:rPr>
      </w:pPr>
    </w:p>
    <w:p w14:paraId="7541451F" w14:textId="77777777" w:rsidR="000F2962" w:rsidRDefault="000F2962" w:rsidP="00257918">
      <w:pPr>
        <w:rPr>
          <w:rFonts w:cs="Times New Roman"/>
          <w:b/>
          <w:szCs w:val="24"/>
        </w:rPr>
      </w:pPr>
    </w:p>
    <w:p w14:paraId="6405BC4E" w14:textId="77777777" w:rsidR="000F2962" w:rsidRDefault="000F2962" w:rsidP="00257918">
      <w:pPr>
        <w:rPr>
          <w:rFonts w:cs="Times New Roman"/>
          <w:b/>
          <w:szCs w:val="24"/>
        </w:rPr>
      </w:pPr>
    </w:p>
    <w:p w14:paraId="4B15FAE4" w14:textId="77777777" w:rsidR="000F2962" w:rsidRDefault="000F2962" w:rsidP="00257918">
      <w:pPr>
        <w:rPr>
          <w:rFonts w:cs="Times New Roman"/>
          <w:b/>
          <w:szCs w:val="24"/>
        </w:rPr>
      </w:pPr>
    </w:p>
    <w:p w14:paraId="2546CEA7" w14:textId="77777777" w:rsidR="000F2962" w:rsidRDefault="000F2962" w:rsidP="00257918">
      <w:pPr>
        <w:rPr>
          <w:rFonts w:cs="Times New Roman"/>
          <w:b/>
          <w:szCs w:val="24"/>
        </w:rPr>
      </w:pPr>
    </w:p>
    <w:p w14:paraId="28729DA2" w14:textId="77777777" w:rsidR="000F2962" w:rsidRDefault="000F2962" w:rsidP="00257918">
      <w:pPr>
        <w:rPr>
          <w:rFonts w:cs="Times New Roman"/>
          <w:b/>
          <w:szCs w:val="24"/>
        </w:rPr>
      </w:pPr>
    </w:p>
    <w:p w14:paraId="501615D5" w14:textId="77777777" w:rsidR="000F2962" w:rsidRDefault="000F2962" w:rsidP="00257918">
      <w:pPr>
        <w:rPr>
          <w:rFonts w:cs="Times New Roman"/>
          <w:b/>
          <w:szCs w:val="24"/>
        </w:rPr>
      </w:pPr>
    </w:p>
    <w:p w14:paraId="42F466E9" w14:textId="77777777" w:rsidR="00044AD7" w:rsidRDefault="00044AD7" w:rsidP="00257918">
      <w:pPr>
        <w:rPr>
          <w:rFonts w:cs="Times New Roman"/>
          <w:b/>
          <w:szCs w:val="24"/>
        </w:rPr>
      </w:pPr>
    </w:p>
    <w:p w14:paraId="351CD2C9" w14:textId="77777777" w:rsidR="00044AD7" w:rsidRDefault="00044AD7" w:rsidP="00257918">
      <w:pPr>
        <w:rPr>
          <w:rFonts w:cs="Times New Roman"/>
          <w:b/>
          <w:szCs w:val="24"/>
        </w:rPr>
      </w:pPr>
    </w:p>
    <w:p w14:paraId="2DCF3034" w14:textId="77777777" w:rsidR="00044AD7" w:rsidRDefault="00044AD7" w:rsidP="00257918">
      <w:pPr>
        <w:rPr>
          <w:rFonts w:cs="Times New Roman"/>
          <w:b/>
          <w:szCs w:val="24"/>
        </w:rPr>
      </w:pPr>
    </w:p>
    <w:p w14:paraId="007903CD" w14:textId="23ED69E3" w:rsidR="00044AD7" w:rsidRDefault="00044AD7" w:rsidP="00257918">
      <w:pPr>
        <w:rPr>
          <w:rFonts w:cs="Times New Roman"/>
          <w:b/>
          <w:szCs w:val="24"/>
        </w:rPr>
      </w:pPr>
    </w:p>
    <w:p w14:paraId="6603E94D" w14:textId="2BE79BAF" w:rsidR="008949AF" w:rsidRDefault="008949AF" w:rsidP="00257918">
      <w:pPr>
        <w:rPr>
          <w:rFonts w:cs="Times New Roman"/>
          <w:b/>
          <w:szCs w:val="24"/>
        </w:rPr>
      </w:pPr>
    </w:p>
    <w:p w14:paraId="6F4C4557" w14:textId="776FAA11" w:rsidR="008949AF" w:rsidRDefault="008949AF" w:rsidP="00257918">
      <w:pPr>
        <w:rPr>
          <w:rFonts w:cs="Times New Roman"/>
          <w:b/>
          <w:szCs w:val="24"/>
        </w:rPr>
      </w:pPr>
    </w:p>
    <w:p w14:paraId="11DC519A" w14:textId="359F5762" w:rsidR="008949AF" w:rsidRDefault="008949AF" w:rsidP="00257918">
      <w:pPr>
        <w:rPr>
          <w:rFonts w:cs="Times New Roman"/>
          <w:b/>
          <w:szCs w:val="24"/>
        </w:rPr>
      </w:pPr>
    </w:p>
    <w:p w14:paraId="3CE80918" w14:textId="72B9A3F2" w:rsidR="007E2424" w:rsidRDefault="007E2424" w:rsidP="009C6E32">
      <w:pPr>
        <w:pStyle w:val="PrrAPA"/>
      </w:pPr>
    </w:p>
    <w:p w14:paraId="3FF641C5" w14:textId="218AFF39" w:rsidR="0065676B" w:rsidRPr="00285913" w:rsidRDefault="002649F5" w:rsidP="007A1607">
      <w:pPr>
        <w:pStyle w:val="Ttulo1"/>
      </w:pPr>
      <w:bookmarkStart w:id="50" w:name="_Toc440985143"/>
      <w:bookmarkStart w:id="51" w:name="_Toc758643157"/>
      <w:r>
        <w:br w:type="page"/>
      </w:r>
      <w:r w:rsidR="3E27667B">
        <w:lastRenderedPageBreak/>
        <w:t>Referencias</w:t>
      </w:r>
      <w:bookmarkEnd w:id="50"/>
      <w:bookmarkEnd w:id="51"/>
    </w:p>
    <w:p w14:paraId="396FFBCB" w14:textId="77777777" w:rsidR="00A50BA5" w:rsidRDefault="00A50BA5" w:rsidP="00A50BA5"/>
    <w:p w14:paraId="181B7BC8" w14:textId="77777777" w:rsidR="00A50BA5" w:rsidRPr="0068134A" w:rsidRDefault="00A50BA5" w:rsidP="00A50BA5">
      <w:pPr>
        <w:widowControl w:val="0"/>
        <w:autoSpaceDE w:val="0"/>
        <w:autoSpaceDN w:val="0"/>
        <w:adjustRightInd w:val="0"/>
        <w:ind w:left="480" w:hanging="480"/>
        <w:rPr>
          <w:rFonts w:cs="Times New Roman"/>
          <w:noProof/>
          <w:lang w:val="en-US"/>
        </w:rPr>
      </w:pPr>
      <w:r w:rsidRPr="00850378">
        <w:rPr>
          <w:rFonts w:eastAsia="Times New Roman" w:cs="Times New Roman"/>
          <w:szCs w:val="24"/>
          <w:lang w:eastAsia="es-MX"/>
        </w:rPr>
        <w:fldChar w:fldCharType="begin" w:fldLock="1"/>
      </w:r>
      <w:r w:rsidRPr="0068134A">
        <w:rPr>
          <w:rFonts w:eastAsia="Times New Roman" w:cs="Times New Roman"/>
          <w:szCs w:val="24"/>
          <w:lang w:eastAsia="es-MX"/>
        </w:rPr>
        <w:instrText xml:space="preserve">ADDIN Mendeley Bibliography CSL_BIBLIOGRAPHY </w:instrText>
      </w:r>
      <w:r w:rsidRPr="00850378">
        <w:rPr>
          <w:rFonts w:eastAsia="Times New Roman" w:cs="Times New Roman"/>
          <w:szCs w:val="24"/>
          <w:lang w:eastAsia="es-MX"/>
        </w:rPr>
        <w:fldChar w:fldCharType="separate"/>
      </w:r>
      <w:r w:rsidRPr="00B50CC0">
        <w:rPr>
          <w:rFonts w:cs="Times New Roman"/>
          <w:noProof/>
        </w:rPr>
        <w:t xml:space="preserve">Adeniran, T. C., Zubairu, J. H., &amp; Onidare, S. O. (2018). </w:t>
      </w:r>
      <w:r w:rsidRPr="0068134A">
        <w:rPr>
          <w:rFonts w:cs="Times New Roman"/>
          <w:noProof/>
          <w:lang w:val="en-US"/>
        </w:rPr>
        <w:t xml:space="preserve">Design and Implementation of a Secured Automated Library Using RFID. </w:t>
      </w:r>
      <w:r w:rsidRPr="0068134A">
        <w:rPr>
          <w:rFonts w:cs="Times New Roman"/>
          <w:i/>
          <w:iCs/>
          <w:noProof/>
          <w:lang w:val="en-US"/>
        </w:rPr>
        <w:t>International Journal of Information Processing and Communication (IJIPC)</w:t>
      </w:r>
      <w:r w:rsidRPr="0068134A">
        <w:rPr>
          <w:rFonts w:cs="Times New Roman"/>
          <w:noProof/>
          <w:lang w:val="en-US"/>
        </w:rPr>
        <w:t xml:space="preserve">, </w:t>
      </w:r>
      <w:r w:rsidRPr="0068134A">
        <w:rPr>
          <w:rFonts w:cs="Times New Roman"/>
          <w:i/>
          <w:iCs/>
          <w:noProof/>
          <w:lang w:val="en-US"/>
        </w:rPr>
        <w:t>6</w:t>
      </w:r>
      <w:r w:rsidRPr="0068134A">
        <w:rPr>
          <w:rFonts w:cs="Times New Roman"/>
          <w:noProof/>
          <w:lang w:val="en-US"/>
        </w:rPr>
        <w:t>(2), 334–346.</w:t>
      </w:r>
    </w:p>
    <w:p w14:paraId="716863BF" w14:textId="77777777" w:rsidR="00A50BA5"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Ali, K., Rifai, D., Abdullah, A., Zain, M. L. M., Joraimee, A., Abdallah, A. N., Awang, N. A., Tan, J. D., Paw, J. K. S., &amp; Yaw, C. T. (2023). Design of Adaptive RFID RC522 on IoT Platform with Different Types Passive Tag Based on Self-Service Library Management System (SSLMS). </w:t>
      </w:r>
      <w:r w:rsidRPr="0068134A">
        <w:rPr>
          <w:rFonts w:cs="Times New Roman"/>
          <w:i/>
          <w:iCs/>
          <w:noProof/>
          <w:lang w:val="en-US"/>
        </w:rPr>
        <w:t>Journal of Advanced Research in Applied Sciences and Engineering Technology</w:t>
      </w:r>
      <w:r w:rsidRPr="0068134A">
        <w:rPr>
          <w:rFonts w:cs="Times New Roman"/>
          <w:noProof/>
          <w:lang w:val="en-US"/>
        </w:rPr>
        <w:t xml:space="preserve">, </w:t>
      </w:r>
      <w:r w:rsidRPr="0068134A">
        <w:rPr>
          <w:rFonts w:cs="Times New Roman"/>
          <w:i/>
          <w:iCs/>
          <w:noProof/>
          <w:lang w:val="en-US"/>
        </w:rPr>
        <w:t>33</w:t>
      </w:r>
      <w:r w:rsidRPr="0068134A">
        <w:rPr>
          <w:rFonts w:cs="Times New Roman"/>
          <w:noProof/>
          <w:lang w:val="en-US"/>
        </w:rPr>
        <w:t>(1), 163–174. https://doi.org/10.37934/araset.33.1.163174</w:t>
      </w:r>
    </w:p>
    <w:p w14:paraId="4CC78A27" w14:textId="77777777" w:rsidR="00A50BA5" w:rsidRPr="002A4487" w:rsidRDefault="00A50BA5" w:rsidP="00A50BA5">
      <w:pPr>
        <w:widowControl w:val="0"/>
        <w:autoSpaceDE w:val="0"/>
        <w:autoSpaceDN w:val="0"/>
        <w:adjustRightInd w:val="0"/>
        <w:ind w:left="480" w:hanging="480"/>
        <w:rPr>
          <w:rFonts w:cs="Times New Roman"/>
          <w:noProof/>
          <w:lang w:val="en-US"/>
        </w:rPr>
      </w:pPr>
      <w:r w:rsidRPr="002A4487">
        <w:rPr>
          <w:rFonts w:cs="Times New Roman"/>
          <w:noProof/>
        </w:rPr>
        <w:t>Bajaj, C., Kumar, S., U</w:t>
      </w:r>
      <w:r>
        <w:rPr>
          <w:rFonts w:cs="Times New Roman"/>
          <w:noProof/>
        </w:rPr>
        <w:t xml:space="preserve">padhyay, D. K., Kanaujia, B. K., Gupta, D., Ali, T. (2025). </w:t>
      </w:r>
      <w:r w:rsidRPr="002A4487">
        <w:rPr>
          <w:rFonts w:cs="Times New Roman"/>
          <w:noProof/>
          <w:lang w:val="en-US"/>
        </w:rPr>
        <w:t>Modern RFID Reader Antennas: A Review of the Design, State-of-the-Art, and Research Challenges.</w:t>
      </w:r>
      <w:r>
        <w:rPr>
          <w:rFonts w:cs="Times New Roman"/>
          <w:noProof/>
          <w:lang w:val="en-US"/>
        </w:rPr>
        <w:t xml:space="preserve"> </w:t>
      </w:r>
      <w:r w:rsidRPr="002A4487">
        <w:rPr>
          <w:rFonts w:cs="Times New Roman"/>
          <w:noProof/>
          <w:lang w:val="en-US"/>
        </w:rPr>
        <w:t>IEEE Journals &amp; Magazine | IEEE Xplore. https://ieeexplore.ieee.org/abstract/document/10818691</w:t>
      </w:r>
    </w:p>
    <w:sdt>
      <w:sdtPr>
        <w:id w:val="-573587230"/>
        <w:bibliography/>
      </w:sdtPr>
      <w:sdtContent>
        <w:p w14:paraId="1E0BC613" w14:textId="77777777" w:rsidR="00A50BA5" w:rsidRDefault="00A50BA5" w:rsidP="00A50BA5">
          <w:pPr>
            <w:pStyle w:val="Bibliografa"/>
            <w:ind w:left="720" w:hanging="720"/>
            <w:rPr>
              <w:noProof/>
              <w:szCs w:val="24"/>
              <w:lang w:val="en-US"/>
            </w:rPr>
          </w:pPr>
          <w:r>
            <w:fldChar w:fldCharType="begin"/>
          </w:r>
          <w:r w:rsidRPr="0034406C">
            <w:rPr>
              <w:lang w:val="en-US"/>
            </w:rPr>
            <w:instrText>BIBLIOGRAPHY</w:instrText>
          </w:r>
          <w:r>
            <w:fldChar w:fldCharType="separate"/>
          </w:r>
          <w:r>
            <w:rPr>
              <w:noProof/>
              <w:lang w:val="en-US"/>
            </w:rPr>
            <w:t xml:space="preserve">Balanis, C. (2016). </w:t>
          </w:r>
          <w:r>
            <w:rPr>
              <w:i/>
              <w:iCs/>
              <w:noProof/>
              <w:lang w:val="en-US"/>
            </w:rPr>
            <w:t>Antenna Theory</w:t>
          </w:r>
          <w:r>
            <w:rPr>
              <w:noProof/>
              <w:lang w:val="en-US"/>
            </w:rPr>
            <w:t xml:space="preserve"> (4th ed.). Hoboken: John Wiley &amp; Sons.</w:t>
          </w:r>
        </w:p>
        <w:p w14:paraId="44BA7A74" w14:textId="77777777" w:rsidR="00A50BA5" w:rsidRDefault="00A50BA5" w:rsidP="00A50BA5">
          <w:pPr>
            <w:rPr>
              <w:rFonts w:cs="Times New Roman"/>
              <w:noProof/>
              <w:lang w:val="en-US"/>
            </w:rPr>
          </w:pPr>
          <w:r>
            <w:rPr>
              <w:b/>
              <w:bCs/>
            </w:rPr>
            <w:fldChar w:fldCharType="end"/>
          </w:r>
          <w:r w:rsidRPr="0068134A">
            <w:rPr>
              <w:rFonts w:cs="Times New Roman"/>
              <w:noProof/>
              <w:lang w:val="en-US"/>
            </w:rPr>
            <w:t xml:space="preserve">Cheng, C. C., Shih, S. T., Cheng, K. X., Kung, H. K., &amp; Wang, C. Y. (2017). Design of books inventory with RFID antenna in library management system. </w:t>
          </w:r>
          <w:r w:rsidRPr="0068134A">
            <w:rPr>
              <w:rFonts w:cs="Times New Roman"/>
              <w:i/>
              <w:iCs/>
              <w:noProof/>
              <w:lang w:val="en-US"/>
            </w:rPr>
            <w:t>MATEC Web of Conferences</w:t>
          </w:r>
          <w:r w:rsidRPr="0068134A">
            <w:rPr>
              <w:rFonts w:cs="Times New Roman"/>
              <w:noProof/>
              <w:lang w:val="en-US"/>
            </w:rPr>
            <w:t xml:space="preserve">, </w:t>
          </w:r>
          <w:r w:rsidRPr="0068134A">
            <w:rPr>
              <w:rFonts w:cs="Times New Roman"/>
              <w:i/>
              <w:iCs/>
              <w:noProof/>
              <w:lang w:val="en-US"/>
            </w:rPr>
            <w:t>123</w:t>
          </w:r>
          <w:r w:rsidRPr="0068134A">
            <w:rPr>
              <w:rFonts w:cs="Times New Roman"/>
              <w:noProof/>
              <w:lang w:val="en-US"/>
            </w:rPr>
            <w:t>. https://doi.org/10.1051/matecconf/201712300028</w:t>
          </w:r>
        </w:p>
      </w:sdtContent>
    </w:sdt>
    <w:p w14:paraId="40F88CC8" w14:textId="77777777" w:rsidR="00A50BA5" w:rsidRPr="00583E85" w:rsidRDefault="00A50BA5" w:rsidP="00A50BA5">
      <w:pPr>
        <w:widowControl w:val="0"/>
        <w:autoSpaceDE w:val="0"/>
        <w:autoSpaceDN w:val="0"/>
        <w:adjustRightInd w:val="0"/>
        <w:ind w:left="480" w:hanging="480"/>
        <w:rPr>
          <w:rFonts w:cs="Times New Roman"/>
          <w:noProof/>
        </w:rPr>
      </w:pPr>
      <w:r w:rsidRPr="006E7F2B">
        <w:rPr>
          <w:rFonts w:cs="Times New Roman"/>
          <w:noProof/>
          <w:lang w:val="en-US"/>
        </w:rPr>
        <w:t xml:space="preserve">Codina, L. (2026). </w:t>
      </w:r>
      <w:r w:rsidRPr="00583E85">
        <w:rPr>
          <w:rFonts w:cs="Times New Roman"/>
          <w:noProof/>
        </w:rPr>
        <w:t>La biblioteca unversitaria en la era de la IA.pdf (p. 48).</w:t>
      </w:r>
    </w:p>
    <w:p w14:paraId="1A3DA9ED" w14:textId="77777777" w:rsidR="00A50BA5"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Desmarchelier, B., Djellal, F., Gallouj, F., &amp; Gallouj, N. (2025). Beyond the reverse product cycle: An exploration of the digital, social and spatial transformation of libraries. </w:t>
      </w:r>
      <w:r w:rsidRPr="0068134A">
        <w:rPr>
          <w:rFonts w:cs="Times New Roman"/>
          <w:i/>
          <w:iCs/>
          <w:noProof/>
          <w:lang w:val="en-US"/>
        </w:rPr>
        <w:t>Research Policy</w:t>
      </w:r>
      <w:r w:rsidRPr="0068134A">
        <w:rPr>
          <w:rFonts w:cs="Times New Roman"/>
          <w:noProof/>
          <w:lang w:val="en-US"/>
        </w:rPr>
        <w:t xml:space="preserve">, </w:t>
      </w:r>
      <w:r w:rsidRPr="0068134A">
        <w:rPr>
          <w:rFonts w:cs="Times New Roman"/>
          <w:i/>
          <w:iCs/>
          <w:noProof/>
          <w:lang w:val="en-US"/>
        </w:rPr>
        <w:t>54</w:t>
      </w:r>
      <w:r w:rsidRPr="0068134A">
        <w:rPr>
          <w:rFonts w:cs="Times New Roman"/>
          <w:noProof/>
          <w:lang w:val="en-US"/>
        </w:rPr>
        <w:t>(8), 105297. https://doi.org/10.1016/j.respol.2025.105297</w:t>
      </w:r>
    </w:p>
    <w:p w14:paraId="4AACB7B2" w14:textId="77777777" w:rsidR="00A50BA5" w:rsidRPr="005836CD" w:rsidRDefault="00A50BA5" w:rsidP="00A50BA5">
      <w:pPr>
        <w:pStyle w:val="Bibliografa"/>
        <w:ind w:left="720" w:hanging="720"/>
        <w:rPr>
          <w:noProof/>
          <w:lang w:val="en-US"/>
        </w:rPr>
      </w:pPr>
      <w:r>
        <w:rPr>
          <w:noProof/>
          <w:lang w:val="en-US"/>
        </w:rPr>
        <w:t xml:space="preserve">Finkenzeller, K. (2010). </w:t>
      </w:r>
      <w:r>
        <w:rPr>
          <w:i/>
          <w:iCs/>
          <w:noProof/>
          <w:lang w:val="en-US"/>
        </w:rPr>
        <w:t>RFID Handbook.</w:t>
      </w:r>
      <w:r>
        <w:rPr>
          <w:noProof/>
          <w:lang w:val="en-US"/>
        </w:rPr>
        <w:t xml:space="preserve"> Chinchester: John Wiley &amp; Sons.</w:t>
      </w:r>
    </w:p>
    <w:p w14:paraId="5F101642"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Fujisaki, K. (2015). An RFID-based System for Library Management and Its Performance Evaluation. </w:t>
      </w:r>
      <w:r w:rsidRPr="0068134A">
        <w:rPr>
          <w:rFonts w:cs="Times New Roman"/>
          <w:i/>
          <w:iCs/>
          <w:noProof/>
          <w:lang w:val="en-US"/>
        </w:rPr>
        <w:t>Proceedings - 2015 9th International Conference on Complex, Intelligent, and Software Intensive Systems, CISIS 2015</w:t>
      </w:r>
      <w:r w:rsidRPr="0068134A">
        <w:rPr>
          <w:rFonts w:cs="Times New Roman"/>
          <w:noProof/>
          <w:lang w:val="en-US"/>
        </w:rPr>
        <w:t>, 105–109. https://doi.org/10.1109/CISIS.2015.15</w:t>
      </w:r>
    </w:p>
    <w:p w14:paraId="0732BFB7" w14:textId="77777777" w:rsidR="00A50BA5" w:rsidRPr="00211DCC" w:rsidRDefault="00A50BA5" w:rsidP="00A50BA5">
      <w:pPr>
        <w:widowControl w:val="0"/>
        <w:autoSpaceDE w:val="0"/>
        <w:autoSpaceDN w:val="0"/>
        <w:adjustRightInd w:val="0"/>
        <w:ind w:left="480" w:hanging="480"/>
        <w:rPr>
          <w:rFonts w:cs="Times New Roman"/>
          <w:noProof/>
        </w:rPr>
      </w:pPr>
      <w:r w:rsidRPr="0068134A">
        <w:rPr>
          <w:rFonts w:cs="Times New Roman"/>
          <w:noProof/>
          <w:lang w:val="en-US"/>
        </w:rPr>
        <w:t xml:space="preserve">Gaikwad, S., Joshi, O., Kale, S., &amp; Kapure, V. (2025). “Shelf Smart Library Management System Using RFID tags and IOT.” </w:t>
      </w:r>
      <w:r w:rsidRPr="00211DCC">
        <w:rPr>
          <w:rFonts w:cs="Times New Roman"/>
          <w:i/>
          <w:iCs/>
          <w:noProof/>
        </w:rPr>
        <w:t>SSRN Papers</w:t>
      </w:r>
      <w:r w:rsidRPr="00211DCC">
        <w:rPr>
          <w:rFonts w:cs="Times New Roman"/>
          <w:noProof/>
        </w:rPr>
        <w:t>, 3.</w:t>
      </w:r>
    </w:p>
    <w:p w14:paraId="40F18BDF" w14:textId="77777777" w:rsidR="00A50BA5" w:rsidRPr="0011599F" w:rsidRDefault="00A50BA5" w:rsidP="00A50BA5">
      <w:pPr>
        <w:widowControl w:val="0"/>
        <w:autoSpaceDE w:val="0"/>
        <w:autoSpaceDN w:val="0"/>
        <w:adjustRightInd w:val="0"/>
        <w:ind w:left="480" w:hanging="480"/>
        <w:rPr>
          <w:rFonts w:cs="Times New Roman"/>
          <w:noProof/>
        </w:rPr>
      </w:pPr>
      <w:r w:rsidRPr="00B94958">
        <w:rPr>
          <w:rFonts w:cs="Times New Roman"/>
          <w:noProof/>
        </w:rPr>
        <w:t xml:space="preserve">García Gea, R. (2025). Análisis de efectos de alta potencia en filtros de microondas empleando sustratos dieléctricos y soluciones (Trabajo Fin de Máster). </w:t>
      </w:r>
      <w:r w:rsidRPr="0011599F">
        <w:rPr>
          <w:rFonts w:cs="Times New Roman"/>
          <w:noProof/>
        </w:rPr>
        <w:t>Universidad Politécnica de Cartagena. https://repositorio.upct.es/server/api/core/bitstreams/c52d8a9c-5549-4f75-92ba-</w:t>
      </w:r>
      <w:r w:rsidRPr="0011599F">
        <w:rPr>
          <w:rFonts w:cs="Times New Roman"/>
          <w:noProof/>
        </w:rPr>
        <w:lastRenderedPageBreak/>
        <w:t>7feff65cd529/content</w:t>
      </w:r>
    </w:p>
    <w:p w14:paraId="0D8FD34A" w14:textId="77777777" w:rsidR="00A50BA5"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Informatika, T., Pasuruan, U. Y., Rachmatullah, A., &amp; Faizin, A. (2023). </w:t>
      </w:r>
      <w:r w:rsidRPr="0068134A">
        <w:rPr>
          <w:rFonts w:cs="Times New Roman"/>
          <w:i/>
          <w:iCs/>
          <w:noProof/>
          <w:lang w:val="en-US"/>
        </w:rPr>
        <w:t>Identification of Book Labeling Design in Library Using Radio Frequency Identification ( Rfid ) System</w:t>
      </w:r>
      <w:r w:rsidRPr="0068134A">
        <w:rPr>
          <w:rFonts w:cs="Times New Roman"/>
          <w:noProof/>
          <w:lang w:val="en-US"/>
        </w:rPr>
        <w:t>. 43–52.</w:t>
      </w:r>
    </w:p>
    <w:p w14:paraId="61A97939" w14:textId="77777777" w:rsidR="00A50BA5" w:rsidRDefault="00A50BA5" w:rsidP="00A50BA5">
      <w:pPr>
        <w:widowControl w:val="0"/>
        <w:autoSpaceDE w:val="0"/>
        <w:autoSpaceDN w:val="0"/>
        <w:adjustRightInd w:val="0"/>
        <w:ind w:left="480" w:hanging="480"/>
        <w:rPr>
          <w:rFonts w:cs="Times New Roman"/>
          <w:noProof/>
          <w:lang w:val="en-US"/>
        </w:rPr>
      </w:pPr>
      <w:r w:rsidRPr="00D415D1">
        <w:rPr>
          <w:rFonts w:cs="Times New Roman"/>
          <w:noProof/>
          <w:lang w:val="en-US"/>
        </w:rPr>
        <w:t xml:space="preserve">Khair, N., Yusof, N. A., Ariff, M. H., Wahab, M. A., &amp; Bari, M. F. (2022). </w:t>
      </w:r>
      <w:r w:rsidRPr="00D415D1">
        <w:rPr>
          <w:rFonts w:cs="Times New Roman"/>
          <w:i/>
          <w:iCs/>
          <w:noProof/>
          <w:lang w:val="en-US"/>
        </w:rPr>
        <w:t>Recent advances and open challenges in RFID antenna applications.</w:t>
      </w:r>
      <w:r w:rsidRPr="00D415D1">
        <w:rPr>
          <w:rFonts w:cs="Times New Roman"/>
          <w:noProof/>
          <w:lang w:val="en-US"/>
        </w:rPr>
        <w:t xml:space="preserve"> International Journal of Advanced Computer Science and Applications, 13(5), 45–53.</w:t>
      </w:r>
    </w:p>
    <w:p w14:paraId="3D9C7A84" w14:textId="77777777" w:rsidR="00A50BA5" w:rsidRPr="0068134A" w:rsidRDefault="00A50BA5" w:rsidP="00A50BA5">
      <w:pPr>
        <w:widowControl w:val="0"/>
        <w:autoSpaceDE w:val="0"/>
        <w:autoSpaceDN w:val="0"/>
        <w:adjustRightInd w:val="0"/>
        <w:ind w:left="480" w:hanging="480"/>
        <w:rPr>
          <w:rFonts w:cs="Times New Roman"/>
          <w:noProof/>
          <w:lang w:val="en-US"/>
        </w:rPr>
      </w:pPr>
      <w:r w:rsidRPr="00583E85">
        <w:rPr>
          <w:rFonts w:cs="Times New Roman"/>
          <w:noProof/>
          <w:lang w:val="en-US"/>
        </w:rPr>
        <w:t>Krishnamo, P., &amp; Pack, M. (2025). RFID security mechanism of smart library combined with intelligent cognitive system. Icsssm. https://doi.org/10.2991/978-2-38476-533-1</w:t>
      </w:r>
    </w:p>
    <w:p w14:paraId="3714E8A1"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Kumari, K. (2022). </w:t>
      </w:r>
      <w:r w:rsidRPr="0068134A">
        <w:rPr>
          <w:rFonts w:cs="Times New Roman"/>
          <w:i/>
          <w:iCs/>
          <w:noProof/>
          <w:lang w:val="en-US"/>
        </w:rPr>
        <w:t>CONFERENCE PROCEEDING OF INTERNATIONAL MULTIDISCIPLINARY CONFERENCE 2022 Volume 1 , December 2022 ISBN : 978-81-955884-7-3 Conference Proceeding of International Multidisciplinary Conference 2022</w:t>
      </w:r>
      <w:r w:rsidRPr="0068134A">
        <w:rPr>
          <w:rFonts w:cs="Times New Roman"/>
          <w:noProof/>
          <w:lang w:val="en-US"/>
        </w:rPr>
        <w:t xml:space="preserve"> (Vol. 1, Issue December).</w:t>
      </w:r>
    </w:p>
    <w:p w14:paraId="382D37B0"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Lucas, M., &amp; Ibrahim, Z. (2025). Investigating Ineffectiveness of Electronic Security Systems in Safeguarding Library Materials at Mzumbe University Library. </w:t>
      </w:r>
      <w:r w:rsidRPr="0068134A">
        <w:rPr>
          <w:rFonts w:cs="Times New Roman"/>
          <w:i/>
          <w:iCs/>
          <w:noProof/>
          <w:lang w:val="en-US"/>
        </w:rPr>
        <w:t>International Journal of Librarianship</w:t>
      </w:r>
      <w:r w:rsidRPr="0068134A">
        <w:rPr>
          <w:rFonts w:cs="Times New Roman"/>
          <w:noProof/>
          <w:lang w:val="en-US"/>
        </w:rPr>
        <w:t xml:space="preserve">, </w:t>
      </w:r>
      <w:r w:rsidRPr="0068134A">
        <w:rPr>
          <w:rFonts w:cs="Times New Roman"/>
          <w:i/>
          <w:iCs/>
          <w:noProof/>
          <w:lang w:val="en-US"/>
        </w:rPr>
        <w:t>10</w:t>
      </w:r>
      <w:r w:rsidRPr="0068134A">
        <w:rPr>
          <w:rFonts w:cs="Times New Roman"/>
          <w:noProof/>
          <w:lang w:val="en-US"/>
        </w:rPr>
        <w:t>(1), 13–35. https://doi.org/10.23974/ijol.2025.vol10.1.438</w:t>
      </w:r>
    </w:p>
    <w:p w14:paraId="39BE348D"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Maina, J. (2023). No </w:t>
      </w:r>
      <w:r w:rsidRPr="00B50CC0">
        <w:rPr>
          <w:rFonts w:eastAsia="MS Gothic" w:cs="Times New Roman" w:hint="eastAsia"/>
          <w:noProof/>
        </w:rPr>
        <w:t>主観的健康感を中心とした在宅高齢者における</w:t>
      </w:r>
      <w:r w:rsidRPr="0068134A">
        <w:rPr>
          <w:rFonts w:cs="Times New Roman"/>
          <w:noProof/>
          <w:lang w:val="en-US"/>
        </w:rPr>
        <w:t xml:space="preserve"> </w:t>
      </w:r>
      <w:r w:rsidRPr="00B50CC0">
        <w:rPr>
          <w:rFonts w:eastAsia="MS Gothic" w:cs="Times New Roman" w:hint="eastAsia"/>
          <w:noProof/>
        </w:rPr>
        <w:t>健康関連指標に関する共分散構造分析</w:t>
      </w:r>
      <w:r w:rsidRPr="0068134A">
        <w:rPr>
          <w:rFonts w:cs="Times New Roman"/>
          <w:noProof/>
          <w:lang w:val="en-US"/>
        </w:rPr>
        <w:t xml:space="preserve">Title. </w:t>
      </w:r>
      <w:r w:rsidRPr="0068134A">
        <w:rPr>
          <w:rFonts w:cs="Times New Roman"/>
          <w:i/>
          <w:iCs/>
          <w:noProof/>
          <w:lang w:val="en-US"/>
        </w:rPr>
        <w:t>Accident Analysis and Prevention</w:t>
      </w:r>
      <w:r w:rsidRPr="0068134A">
        <w:rPr>
          <w:rFonts w:cs="Times New Roman"/>
          <w:noProof/>
          <w:lang w:val="en-US"/>
        </w:rPr>
        <w:t xml:space="preserve">, </w:t>
      </w:r>
      <w:r w:rsidRPr="0068134A">
        <w:rPr>
          <w:rFonts w:cs="Times New Roman"/>
          <w:i/>
          <w:iCs/>
          <w:noProof/>
          <w:lang w:val="en-US"/>
        </w:rPr>
        <w:t>183</w:t>
      </w:r>
      <w:r w:rsidRPr="0068134A">
        <w:rPr>
          <w:rFonts w:cs="Times New Roman"/>
          <w:noProof/>
          <w:lang w:val="en-US"/>
        </w:rPr>
        <w:t>(2), 153–164.</w:t>
      </w:r>
    </w:p>
    <w:p w14:paraId="50F2E85A"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Mvoulabolo, M. K. (2019). </w:t>
      </w:r>
      <w:r w:rsidRPr="0068134A">
        <w:rPr>
          <w:rFonts w:cs="Times New Roman"/>
          <w:i/>
          <w:iCs/>
          <w:noProof/>
          <w:lang w:val="en-US"/>
        </w:rPr>
        <w:t>DESIGN AND IMPLEMENTATION OF AN INVENTORY MANAGEMENT SYSTEM IN LIBRARIES USING RADIO FREQUENCY IDENTIFICATION A dissertation submitted in the fulfilment of the requirements for Master of Engineering : Electrical Department of Process Control &amp; Computer Sy</w:t>
      </w:r>
      <w:r w:rsidRPr="0068134A">
        <w:rPr>
          <w:rFonts w:cs="Times New Roman"/>
          <w:noProof/>
          <w:lang w:val="en-US"/>
        </w:rPr>
        <w:t xml:space="preserve">. </w:t>
      </w:r>
      <w:r w:rsidRPr="0068134A">
        <w:rPr>
          <w:rFonts w:cs="Times New Roman"/>
          <w:i/>
          <w:iCs/>
          <w:noProof/>
          <w:lang w:val="en-US"/>
        </w:rPr>
        <w:t>December</w:t>
      </w:r>
      <w:r w:rsidRPr="0068134A">
        <w:rPr>
          <w:rFonts w:cs="Times New Roman"/>
          <w:noProof/>
          <w:lang w:val="en-US"/>
        </w:rPr>
        <w:t>.</w:t>
      </w:r>
    </w:p>
    <w:p w14:paraId="11C8AA73"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Nadeem Akhtar, M., Farooque Channar, G., Naushad Sabzwari, M., Saeed Hashmi, F., Waqar Aslam, M., Batool, S., &amp; Shahzad, K. (2025). </w:t>
      </w:r>
      <w:r w:rsidRPr="0068134A">
        <w:rPr>
          <w:rFonts w:cs="Times New Roman"/>
          <w:i/>
          <w:iCs/>
          <w:noProof/>
          <w:lang w:val="en-US"/>
        </w:rPr>
        <w:t>Dialogue Social Science Review ( DSSR ) Investigating the Current Usage and Challenges in Technology in University Libraries of Pakistan Dialogue Social Science Review ( DSSR )</w:t>
      </w:r>
      <w:r w:rsidRPr="0068134A">
        <w:rPr>
          <w:rFonts w:cs="Times New Roman"/>
          <w:noProof/>
          <w:lang w:val="en-US"/>
        </w:rPr>
        <w:t xml:space="preserve">. </w:t>
      </w:r>
      <w:r w:rsidRPr="0068134A">
        <w:rPr>
          <w:rFonts w:cs="Times New Roman"/>
          <w:i/>
          <w:iCs/>
          <w:noProof/>
          <w:lang w:val="en-US"/>
        </w:rPr>
        <w:t>3</w:t>
      </w:r>
      <w:r w:rsidRPr="0068134A">
        <w:rPr>
          <w:rFonts w:cs="Times New Roman"/>
          <w:noProof/>
          <w:lang w:val="en-US"/>
        </w:rPr>
        <w:t>(4), 417–431.</w:t>
      </w:r>
    </w:p>
    <w:p w14:paraId="5A3FCAE1"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Nayak, R., &amp; Singh, D. (2024). </w:t>
      </w:r>
      <w:r w:rsidRPr="0068134A">
        <w:rPr>
          <w:rFonts w:cs="Times New Roman"/>
          <w:i/>
          <w:iCs/>
          <w:noProof/>
          <w:lang w:val="en-US"/>
        </w:rPr>
        <w:t>Challenges and Prospects of RFID Implementation in Academic Libraries of Challenges and Prospects of RFID Implementation in Academic Libraries of North East India</w:t>
      </w:r>
      <w:r w:rsidRPr="0068134A">
        <w:rPr>
          <w:rFonts w:cs="Times New Roman"/>
          <w:noProof/>
          <w:lang w:val="en-US"/>
        </w:rPr>
        <w:t xml:space="preserve">. </w:t>
      </w:r>
      <w:r w:rsidRPr="0068134A">
        <w:rPr>
          <w:rFonts w:cs="Times New Roman"/>
          <w:i/>
          <w:iCs/>
          <w:noProof/>
          <w:lang w:val="en-US"/>
        </w:rPr>
        <w:t>5</w:t>
      </w:r>
      <w:r w:rsidRPr="0068134A">
        <w:rPr>
          <w:rFonts w:cs="Times New Roman"/>
          <w:noProof/>
          <w:lang w:val="en-US"/>
        </w:rPr>
        <w:t>(7), 1–7.</w:t>
      </w:r>
    </w:p>
    <w:p w14:paraId="5C56F00E" w14:textId="77777777" w:rsidR="00A50BA5"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Neha Mukund, R., Arun, S., Kusuma, S. M., Vishak, K. R., &amp; Monisha, M. (2021). Intelligent RFID Based Library Management System. </w:t>
      </w:r>
      <w:r w:rsidRPr="0068134A">
        <w:rPr>
          <w:rFonts w:cs="Times New Roman"/>
          <w:i/>
          <w:iCs/>
          <w:noProof/>
          <w:lang w:val="en-US"/>
        </w:rPr>
        <w:t xml:space="preserve">Proceedings of CONECCT 2021: 7th IEEE </w:t>
      </w:r>
      <w:r w:rsidRPr="0068134A">
        <w:rPr>
          <w:rFonts w:cs="Times New Roman"/>
          <w:i/>
          <w:iCs/>
          <w:noProof/>
          <w:lang w:val="en-US"/>
        </w:rPr>
        <w:lastRenderedPageBreak/>
        <w:t>International Conference on Electronics, Computing and Communication Technologies</w:t>
      </w:r>
      <w:r w:rsidRPr="0068134A">
        <w:rPr>
          <w:rFonts w:cs="Times New Roman"/>
          <w:noProof/>
          <w:lang w:val="en-US"/>
        </w:rPr>
        <w:t xml:space="preserve">, </w:t>
      </w:r>
      <w:r w:rsidRPr="0068134A">
        <w:rPr>
          <w:rFonts w:cs="Times New Roman"/>
          <w:i/>
          <w:iCs/>
          <w:noProof/>
          <w:lang w:val="en-US"/>
        </w:rPr>
        <w:t>Id</w:t>
      </w:r>
      <w:r w:rsidRPr="0068134A">
        <w:rPr>
          <w:rFonts w:cs="Times New Roman"/>
          <w:noProof/>
          <w:lang w:val="en-US"/>
        </w:rPr>
        <w:t>. https://doi.org/10.1109/CONECCT52877.2021.9622566</w:t>
      </w:r>
    </w:p>
    <w:p w14:paraId="0E442C85" w14:textId="77777777" w:rsidR="00A50BA5" w:rsidRPr="0068134A" w:rsidRDefault="00A50BA5" w:rsidP="00A50BA5">
      <w:pPr>
        <w:widowControl w:val="0"/>
        <w:autoSpaceDE w:val="0"/>
        <w:autoSpaceDN w:val="0"/>
        <w:adjustRightInd w:val="0"/>
        <w:ind w:left="480" w:hanging="480"/>
        <w:rPr>
          <w:rFonts w:cs="Times New Roman"/>
          <w:noProof/>
          <w:lang w:val="en-US"/>
        </w:rPr>
      </w:pPr>
      <w:r w:rsidRPr="00D4721F">
        <w:rPr>
          <w:rFonts w:cs="Times New Roman"/>
          <w:noProof/>
          <w:lang w:val="en-US"/>
        </w:rPr>
        <w:t>Olakunle Victor, A., Boyinbode, O. K., &amp; Oyelade, I. M. (2025). Implementation of Internet of Things (IoT) library system in Nigerian universities. International Journal of Computer Applications, 186(72), 1–10.</w:t>
      </w:r>
    </w:p>
    <w:p w14:paraId="686C9F37" w14:textId="77777777" w:rsidR="00A50BA5" w:rsidRDefault="00A50BA5" w:rsidP="00A50BA5">
      <w:pPr>
        <w:widowControl w:val="0"/>
        <w:autoSpaceDE w:val="0"/>
        <w:autoSpaceDN w:val="0"/>
        <w:adjustRightInd w:val="0"/>
        <w:ind w:left="480" w:hanging="480"/>
        <w:rPr>
          <w:rFonts w:cs="Times New Roman"/>
          <w:noProof/>
          <w:lang w:val="en-US"/>
        </w:rPr>
      </w:pPr>
      <w:r w:rsidRPr="00211DCC">
        <w:rPr>
          <w:rFonts w:cs="Times New Roman"/>
          <w:noProof/>
          <w:lang w:val="en-US"/>
        </w:rPr>
        <w:t xml:space="preserve">Patil, S. S., Dasar, M. G., Melinamani, P. R., Patil, J., &amp; Waddar, N. (2024). </w:t>
      </w:r>
      <w:r w:rsidRPr="0068134A">
        <w:rPr>
          <w:rFonts w:cs="Times New Roman"/>
          <w:noProof/>
          <w:lang w:val="en-US"/>
        </w:rPr>
        <w:t xml:space="preserve">Unlocking Efficiency: The Role of Radio Frequency Identification (RFID) Technology in Modernizing Library Management Systems. </w:t>
      </w:r>
      <w:r w:rsidRPr="0068134A">
        <w:rPr>
          <w:rFonts w:cs="Times New Roman"/>
          <w:i/>
          <w:iCs/>
          <w:noProof/>
          <w:lang w:val="en-US"/>
        </w:rPr>
        <w:t>International Journal of Research in Library Science</w:t>
      </w:r>
      <w:r w:rsidRPr="0068134A">
        <w:rPr>
          <w:rFonts w:cs="Times New Roman"/>
          <w:noProof/>
          <w:lang w:val="en-US"/>
        </w:rPr>
        <w:t xml:space="preserve">, </w:t>
      </w:r>
      <w:r w:rsidRPr="0068134A">
        <w:rPr>
          <w:rFonts w:cs="Times New Roman"/>
          <w:i/>
          <w:iCs/>
          <w:noProof/>
          <w:lang w:val="en-US"/>
        </w:rPr>
        <w:t>10</w:t>
      </w:r>
      <w:r w:rsidRPr="0068134A">
        <w:rPr>
          <w:rFonts w:cs="Times New Roman"/>
          <w:noProof/>
          <w:lang w:val="en-US"/>
        </w:rPr>
        <w:t>(4), 57–66. https://doi.org/10.26761/ijrls.10.4.2024.1795</w:t>
      </w:r>
    </w:p>
    <w:p w14:paraId="2A24E3F6" w14:textId="77777777" w:rsidR="00A50BA5" w:rsidRPr="005836CD" w:rsidRDefault="00A50BA5" w:rsidP="00A50BA5">
      <w:pPr>
        <w:pStyle w:val="Bibliografa"/>
        <w:ind w:left="720" w:hanging="720"/>
        <w:rPr>
          <w:noProof/>
          <w:lang w:val="en-US"/>
        </w:rPr>
      </w:pPr>
      <w:r>
        <w:rPr>
          <w:noProof/>
          <w:lang w:val="en-US"/>
        </w:rPr>
        <w:t xml:space="preserve">Pozar, D. (2012). </w:t>
      </w:r>
      <w:r>
        <w:rPr>
          <w:i/>
          <w:iCs/>
          <w:noProof/>
          <w:lang w:val="en-US"/>
        </w:rPr>
        <w:t>Microwave Engineering</w:t>
      </w:r>
      <w:r>
        <w:rPr>
          <w:noProof/>
          <w:lang w:val="en-US"/>
        </w:rPr>
        <w:t xml:space="preserve"> (4th ed.). Hoboken: John Wiley &amp; Sons.</w:t>
      </w:r>
    </w:p>
    <w:p w14:paraId="644A2C2E" w14:textId="77777777" w:rsidR="00A50BA5" w:rsidRDefault="00A50BA5" w:rsidP="00A50BA5">
      <w:pPr>
        <w:widowControl w:val="0"/>
        <w:autoSpaceDE w:val="0"/>
        <w:autoSpaceDN w:val="0"/>
        <w:adjustRightInd w:val="0"/>
        <w:ind w:left="480" w:hanging="480"/>
        <w:rPr>
          <w:rFonts w:cs="Times New Roman"/>
          <w:noProof/>
          <w:lang w:val="en-US"/>
        </w:rPr>
      </w:pPr>
      <w:r w:rsidRPr="00B40A22">
        <w:rPr>
          <w:rFonts w:cs="Times New Roman"/>
          <w:noProof/>
          <w:lang w:val="en-US"/>
        </w:rPr>
        <w:t xml:space="preserve">Putra, I. G. S. E., &amp; Labasariyani, N. L. P. (2022). </w:t>
      </w:r>
      <w:r w:rsidRPr="0068134A">
        <w:rPr>
          <w:rFonts w:cs="Times New Roman"/>
          <w:noProof/>
          <w:lang w:val="en-US"/>
        </w:rPr>
        <w:t xml:space="preserve">Automation identifier approach for library management information system. </w:t>
      </w:r>
      <w:r w:rsidRPr="0068134A">
        <w:rPr>
          <w:rFonts w:cs="Times New Roman"/>
          <w:i/>
          <w:iCs/>
          <w:noProof/>
          <w:lang w:val="en-US"/>
        </w:rPr>
        <w:t>Global Journal of Engineering and Technology Advances</w:t>
      </w:r>
      <w:r w:rsidRPr="0068134A">
        <w:rPr>
          <w:rFonts w:cs="Times New Roman"/>
          <w:noProof/>
          <w:lang w:val="en-US"/>
        </w:rPr>
        <w:t xml:space="preserve">, </w:t>
      </w:r>
      <w:r w:rsidRPr="0068134A">
        <w:rPr>
          <w:rFonts w:cs="Times New Roman"/>
          <w:i/>
          <w:iCs/>
          <w:noProof/>
          <w:lang w:val="en-US"/>
        </w:rPr>
        <w:t>12</w:t>
      </w:r>
      <w:r w:rsidRPr="0068134A">
        <w:rPr>
          <w:rFonts w:cs="Times New Roman"/>
          <w:noProof/>
          <w:lang w:val="en-US"/>
        </w:rPr>
        <w:t>(1), 110–119. https://doi.org/10.30574/gjeta.2022.12.1.0115</w:t>
      </w:r>
    </w:p>
    <w:p w14:paraId="0C8DDC6C" w14:textId="77777777" w:rsidR="00A50BA5" w:rsidRPr="00A406C8" w:rsidRDefault="00A50BA5" w:rsidP="00A50BA5">
      <w:pPr>
        <w:pStyle w:val="Bibliografa"/>
        <w:ind w:left="720" w:hanging="720"/>
        <w:rPr>
          <w:noProof/>
          <w:lang w:val="en-US"/>
        </w:rPr>
      </w:pPr>
      <w:r w:rsidRPr="005836CD">
        <w:rPr>
          <w:noProof/>
        </w:rPr>
        <w:t xml:space="preserve">Sadiku, M. (2003). </w:t>
      </w:r>
      <w:r w:rsidRPr="00636124">
        <w:rPr>
          <w:i/>
          <w:iCs/>
          <w:noProof/>
        </w:rPr>
        <w:t>Elementos de electromagnetismo</w:t>
      </w:r>
      <w:r w:rsidRPr="00636124">
        <w:rPr>
          <w:noProof/>
        </w:rPr>
        <w:t xml:space="preserve"> (3rd ed.). </w:t>
      </w:r>
      <w:r>
        <w:rPr>
          <w:noProof/>
          <w:lang w:val="en-US"/>
        </w:rPr>
        <w:t>México D. F.: Oxford University Press.</w:t>
      </w:r>
    </w:p>
    <w:p w14:paraId="394DCA71"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Singh, A., &amp; Kumar, J. (2022). Status of Library Automation and Networking in Select State Colleges of Himachal Pradesh: A Systematic Literature Review. </w:t>
      </w:r>
      <w:r w:rsidRPr="0068134A">
        <w:rPr>
          <w:rFonts w:cs="Times New Roman"/>
          <w:i/>
          <w:iCs/>
          <w:noProof/>
          <w:lang w:val="en-US"/>
        </w:rPr>
        <w:t>Quest Journals Journal of Research in Humanities and Social Science</w:t>
      </w:r>
      <w:r w:rsidRPr="0068134A">
        <w:rPr>
          <w:rFonts w:cs="Times New Roman"/>
          <w:noProof/>
          <w:lang w:val="en-US"/>
        </w:rPr>
        <w:t xml:space="preserve">, </w:t>
      </w:r>
      <w:r w:rsidRPr="0068134A">
        <w:rPr>
          <w:rFonts w:cs="Times New Roman"/>
          <w:i/>
          <w:iCs/>
          <w:noProof/>
          <w:lang w:val="en-US"/>
        </w:rPr>
        <w:t>10</w:t>
      </w:r>
      <w:r w:rsidRPr="0068134A">
        <w:rPr>
          <w:rFonts w:cs="Times New Roman"/>
          <w:noProof/>
          <w:lang w:val="en-US"/>
        </w:rPr>
        <w:t>(6), 2321–9467. https://doi.org/10.6025/ijis/2022/14/2/39-54</w:t>
      </w:r>
    </w:p>
    <w:p w14:paraId="785C1528"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Suhaimi, M. M., Mohamed, Z., &amp; Khusaini, N. S. (2023). Effectiveness of RFID Smart Library Management System. </w:t>
      </w:r>
      <w:r w:rsidRPr="0068134A">
        <w:rPr>
          <w:rFonts w:cs="Times New Roman"/>
          <w:i/>
          <w:iCs/>
          <w:noProof/>
          <w:lang w:val="en-US"/>
        </w:rPr>
        <w:t>Journal of Mechanical Engineering</w:t>
      </w:r>
      <w:r w:rsidRPr="0068134A">
        <w:rPr>
          <w:rFonts w:cs="Times New Roman"/>
          <w:noProof/>
          <w:lang w:val="en-US"/>
        </w:rPr>
        <w:t xml:space="preserve">, </w:t>
      </w:r>
      <w:r w:rsidRPr="0068134A">
        <w:rPr>
          <w:rFonts w:cs="Times New Roman"/>
          <w:i/>
          <w:iCs/>
          <w:noProof/>
          <w:lang w:val="en-US"/>
        </w:rPr>
        <w:t>SI12</w:t>
      </w:r>
      <w:r w:rsidRPr="0068134A">
        <w:rPr>
          <w:rFonts w:cs="Times New Roman"/>
          <w:noProof/>
          <w:lang w:val="en-US"/>
        </w:rPr>
        <w:t>, 133–152. https://doi.org/10.24191/JMECHE.V12I1.24642</w:t>
      </w:r>
    </w:p>
    <w:p w14:paraId="7FA4A400"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Usman Arfan. (2024). </w:t>
      </w:r>
      <w:r w:rsidRPr="0068134A">
        <w:rPr>
          <w:rFonts w:cs="Times New Roman"/>
          <w:i/>
          <w:iCs/>
          <w:noProof/>
          <w:lang w:val="en-US"/>
        </w:rPr>
        <w:t>Page_698</w:t>
      </w:r>
      <w:r w:rsidRPr="0068134A">
        <w:rPr>
          <w:rFonts w:cs="Times New Roman"/>
          <w:noProof/>
          <w:lang w:val="en-US"/>
        </w:rPr>
        <w:t>. 698–712.</w:t>
      </w:r>
    </w:p>
    <w:p w14:paraId="6A349998"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Veer Ramjeawon, P., &amp; Rowley, J. (2018). Knowledge management in higher education institutions in Mauritius. In </w:t>
      </w:r>
      <w:r w:rsidRPr="0068134A">
        <w:rPr>
          <w:rFonts w:cs="Times New Roman"/>
          <w:i/>
          <w:iCs/>
          <w:noProof/>
          <w:lang w:val="en-US"/>
        </w:rPr>
        <w:t>International Journal of Educational Management</w:t>
      </w:r>
      <w:r w:rsidRPr="0068134A">
        <w:rPr>
          <w:rFonts w:cs="Times New Roman"/>
          <w:noProof/>
          <w:lang w:val="en-US"/>
        </w:rPr>
        <w:t xml:space="preserve"> (Vol. 32, Issue 7). https://doi.org/10.1108/IJEM-05-2017-0129</w:t>
      </w:r>
    </w:p>
    <w:p w14:paraId="7EF55753"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Wambua, S. (2010). </w:t>
      </w:r>
      <w:r w:rsidRPr="0068134A">
        <w:rPr>
          <w:rFonts w:cs="Times New Roman"/>
          <w:i/>
          <w:iCs/>
          <w:noProof/>
          <w:lang w:val="en-US"/>
        </w:rPr>
        <w:t>RFID (Radio Frequency IDentification) technology in Libraries</w:t>
      </w:r>
      <w:r w:rsidRPr="0068134A">
        <w:rPr>
          <w:rFonts w:cs="Times New Roman"/>
          <w:noProof/>
          <w:lang w:val="en-US"/>
        </w:rPr>
        <w:t>. http://www.systemslibrarian.co.za/rfid.html</w:t>
      </w:r>
    </w:p>
    <w:p w14:paraId="2523F5B4" w14:textId="77777777" w:rsidR="00A50BA5" w:rsidRPr="0068134A" w:rsidRDefault="00A50BA5" w:rsidP="00A50BA5">
      <w:pPr>
        <w:widowControl w:val="0"/>
        <w:autoSpaceDE w:val="0"/>
        <w:autoSpaceDN w:val="0"/>
        <w:adjustRightInd w:val="0"/>
        <w:ind w:left="480" w:hanging="480"/>
        <w:rPr>
          <w:rFonts w:cs="Times New Roman"/>
          <w:noProof/>
          <w:lang w:val="en-US"/>
        </w:rPr>
      </w:pPr>
      <w:r w:rsidRPr="0068134A">
        <w:rPr>
          <w:rFonts w:cs="Times New Roman"/>
          <w:noProof/>
          <w:lang w:val="en-US"/>
        </w:rPr>
        <w:t xml:space="preserve">Wang, J. K., Hu, X. Z., Li, X. Z., &amp; Ding, F. J. (2014). A research of the application of the RFID in the library management. </w:t>
      </w:r>
      <w:r w:rsidRPr="0068134A">
        <w:rPr>
          <w:rFonts w:cs="Times New Roman"/>
          <w:i/>
          <w:iCs/>
          <w:noProof/>
          <w:lang w:val="en-US"/>
        </w:rPr>
        <w:t>Applied Mechanics and Materials</w:t>
      </w:r>
      <w:r w:rsidRPr="0068134A">
        <w:rPr>
          <w:rFonts w:cs="Times New Roman"/>
          <w:noProof/>
          <w:lang w:val="en-US"/>
        </w:rPr>
        <w:t xml:space="preserve">, </w:t>
      </w:r>
      <w:r w:rsidRPr="0068134A">
        <w:rPr>
          <w:rFonts w:cs="Times New Roman"/>
          <w:i/>
          <w:iCs/>
          <w:noProof/>
          <w:lang w:val="en-US"/>
        </w:rPr>
        <w:t>513</w:t>
      </w:r>
      <w:r w:rsidRPr="0068134A">
        <w:rPr>
          <w:rFonts w:cs="Times New Roman"/>
          <w:noProof/>
          <w:lang w:val="en-US"/>
        </w:rPr>
        <w:t>–</w:t>
      </w:r>
      <w:r w:rsidRPr="0068134A">
        <w:rPr>
          <w:rFonts w:cs="Times New Roman"/>
          <w:i/>
          <w:iCs/>
          <w:noProof/>
          <w:lang w:val="en-US"/>
        </w:rPr>
        <w:t>517</w:t>
      </w:r>
      <w:r w:rsidRPr="0068134A">
        <w:rPr>
          <w:rFonts w:cs="Times New Roman"/>
          <w:noProof/>
          <w:lang w:val="en-US"/>
        </w:rPr>
        <w:t xml:space="preserve">, 620–623. </w:t>
      </w:r>
      <w:r w:rsidRPr="0068134A">
        <w:rPr>
          <w:rFonts w:cs="Times New Roman"/>
          <w:noProof/>
          <w:lang w:val="en-US"/>
        </w:rPr>
        <w:lastRenderedPageBreak/>
        <w:t>https://doi.org/10.4028/www.scientific.net/AMM.513-517.620</w:t>
      </w:r>
    </w:p>
    <w:p w14:paraId="6F95B941" w14:textId="77777777" w:rsidR="00A50BA5" w:rsidRDefault="00A50BA5" w:rsidP="00A50BA5">
      <w:pPr>
        <w:widowControl w:val="0"/>
        <w:autoSpaceDE w:val="0"/>
        <w:autoSpaceDN w:val="0"/>
        <w:adjustRightInd w:val="0"/>
        <w:ind w:left="480" w:hanging="480"/>
        <w:rPr>
          <w:rFonts w:cs="Times New Roman"/>
          <w:noProof/>
          <w:lang w:val="en-US"/>
        </w:rPr>
      </w:pPr>
      <w:r w:rsidRPr="00B50CC0">
        <w:rPr>
          <w:rFonts w:cs="Times New Roman"/>
          <w:noProof/>
        </w:rPr>
        <w:t xml:space="preserve">Yusuf, M., Akintunde, A., Habeeb, S., &amp; Quadri, A. (2023). </w:t>
      </w:r>
      <w:r w:rsidRPr="0068134A">
        <w:rPr>
          <w:rFonts w:cs="Times New Roman"/>
          <w:noProof/>
          <w:lang w:val="en-US"/>
        </w:rPr>
        <w:t xml:space="preserve">Radio Frequency Identification (RFID) Based Library Management System. </w:t>
      </w:r>
      <w:r w:rsidRPr="0068134A">
        <w:rPr>
          <w:rFonts w:cs="Times New Roman"/>
          <w:i/>
          <w:iCs/>
          <w:noProof/>
          <w:lang w:val="en-US"/>
        </w:rPr>
        <w:t xml:space="preserve">International Journal of Technology and </w:t>
      </w:r>
      <w:r w:rsidRPr="00FA790A">
        <w:rPr>
          <w:rFonts w:cs="Times New Roman"/>
          <w:i/>
          <w:iCs/>
          <w:noProof/>
          <w:lang w:val="en-US"/>
        </w:rPr>
        <w:t>Systems</w:t>
      </w:r>
      <w:r w:rsidRPr="00FA790A">
        <w:rPr>
          <w:rFonts w:cs="Times New Roman"/>
          <w:noProof/>
          <w:lang w:val="en-US"/>
        </w:rPr>
        <w:t xml:space="preserve">, </w:t>
      </w:r>
      <w:r w:rsidRPr="00FA790A">
        <w:rPr>
          <w:rFonts w:cs="Times New Roman"/>
          <w:i/>
          <w:iCs/>
          <w:noProof/>
          <w:lang w:val="en-US"/>
        </w:rPr>
        <w:t>8</w:t>
      </w:r>
      <w:r w:rsidRPr="00FA790A">
        <w:rPr>
          <w:rFonts w:cs="Times New Roman"/>
          <w:noProof/>
          <w:lang w:val="en-US"/>
        </w:rPr>
        <w:t>(2), 21–35. https://doi.org/10.47604/ijts.2041</w:t>
      </w:r>
    </w:p>
    <w:p w14:paraId="5DF0DBA9" w14:textId="77777777" w:rsidR="00A50BA5" w:rsidRPr="00B94958" w:rsidRDefault="00A50BA5" w:rsidP="00A50BA5">
      <w:pPr>
        <w:widowControl w:val="0"/>
        <w:autoSpaceDE w:val="0"/>
        <w:autoSpaceDN w:val="0"/>
        <w:adjustRightInd w:val="0"/>
        <w:ind w:left="480" w:hanging="480"/>
        <w:rPr>
          <w:rFonts w:cs="Times New Roman"/>
          <w:noProof/>
          <w:lang w:val="en-US"/>
        </w:rPr>
      </w:pPr>
      <w:r w:rsidRPr="00B94958">
        <w:rPr>
          <w:rFonts w:cs="Times New Roman"/>
          <w:noProof/>
          <w:lang w:val="en-US"/>
        </w:rPr>
        <w:t>(S/f-a). Cloudfront.net. (2026),</w:t>
      </w:r>
      <w:r>
        <w:rPr>
          <w:rFonts w:cs="Times New Roman"/>
          <w:noProof/>
          <w:lang w:val="en-US"/>
        </w:rPr>
        <w:t xml:space="preserve"> </w:t>
      </w:r>
      <w:r w:rsidRPr="00B94958">
        <w:rPr>
          <w:rFonts w:cs="Times New Roman"/>
          <w:noProof/>
          <w:lang w:val="en-US"/>
        </w:rPr>
        <w:t>https://d1wqtxts1xzle7.cloudfront.net/125469756/KEDLD2025_1_-libre.pdf?1763778070=&amp;response-content-disposition=inline%3B+filename%3DNational_Digital_Library_of_India_NDLI_a.pdf&amp;Expires=1773545232&amp;Signature=SptK-SVemPZLkKjo17LI28xozvbsPaMyhdi68fWj7hLZ6kL-Icx7hhRaOwaO1DTS5ecWR-825jjN-YNxrPQPH6VCJJ5AWxkulteCTx-QyHjxqqCJMlG6jqd6yYmBi7q6pxawN4jWdegDeJxqvlFl4qh6jaW-uZBJ7d7~xG0mXb0xy0Jt5IXpxQDyBUyi5y~vFseQ2idd36TnQdL1z3xe7xf6eyKlFZeTRzr-HU1o9SDD7SiZEk1--AQ2UVFgHnKfq0~RoNWg-igbK71b1v3LcVxAodNWIsLBfp3lvTxrD6KkHVWqStlvC2GNwq2Iz4Yk9VMgxYbJECgbGEeukUJeow__&amp;Key-Pair-Id=APKAJLOHF5GGSLRBV4ZA</w:t>
      </w:r>
    </w:p>
    <w:p w14:paraId="7C27D5B5" w14:textId="77777777" w:rsidR="00A50BA5" w:rsidRPr="00B94958" w:rsidRDefault="00A50BA5" w:rsidP="00A50BA5">
      <w:pPr>
        <w:widowControl w:val="0"/>
        <w:autoSpaceDE w:val="0"/>
        <w:autoSpaceDN w:val="0"/>
        <w:adjustRightInd w:val="0"/>
        <w:ind w:left="480" w:hanging="480"/>
        <w:rPr>
          <w:rFonts w:cs="Times New Roman"/>
          <w:noProof/>
          <w:lang w:val="en-US"/>
        </w:rPr>
      </w:pPr>
      <w:r w:rsidRPr="00B94958">
        <w:rPr>
          <w:rFonts w:cs="Times New Roman"/>
          <w:noProof/>
          <w:lang w:val="en-US"/>
        </w:rPr>
        <w:t>Researchgate.net. (2026), https://www.researchgate.net/profile/Iyinoluwa-Oyelade/publication/390212295_IMPLEMENTATION_OF_INTERNET_OF_THINGS_IoT_LIBRARY_SYSTEM_IN_NIGERIAN_UNIVERSITIES/links/67ec569c9b1c6c48776d35c4/IMPLEMENTATION-OF-INTERNET-OF-THINGS-IoT-LIBRARY-SYSTEM-IN-NIGERIAN-UNIVERSITIES.pdf</w:t>
      </w:r>
    </w:p>
    <w:p w14:paraId="1F3E6F80" w14:textId="77777777" w:rsidR="00A50BA5" w:rsidRPr="00B94958" w:rsidRDefault="00A50BA5" w:rsidP="00A50BA5">
      <w:pPr>
        <w:widowControl w:val="0"/>
        <w:autoSpaceDE w:val="0"/>
        <w:autoSpaceDN w:val="0"/>
        <w:adjustRightInd w:val="0"/>
        <w:ind w:left="480" w:hanging="480"/>
        <w:rPr>
          <w:rFonts w:cs="Times New Roman"/>
          <w:noProof/>
          <w:lang w:val="en-US"/>
        </w:rPr>
      </w:pPr>
      <w:r w:rsidRPr="00B40A22">
        <w:rPr>
          <w:rFonts w:cs="Times New Roman"/>
          <w:noProof/>
          <w:lang w:val="en-US"/>
        </w:rPr>
        <w:t>Bevelacqua, P. (</w:t>
      </w:r>
      <w:r>
        <w:rPr>
          <w:rFonts w:cs="Times New Roman"/>
          <w:noProof/>
          <w:lang w:val="en-US"/>
        </w:rPr>
        <w:t>2026</w:t>
      </w:r>
      <w:r w:rsidRPr="00B40A22">
        <w:rPr>
          <w:rFonts w:cs="Times New Roman"/>
          <w:noProof/>
          <w:lang w:val="en-US"/>
        </w:rPr>
        <w:t>). </w:t>
      </w:r>
      <w:r w:rsidRPr="00B40A22">
        <w:rPr>
          <w:rFonts w:cs="Times New Roman"/>
          <w:i/>
          <w:iCs/>
          <w:noProof/>
          <w:lang w:val="en-US"/>
        </w:rPr>
        <w:t>S-Parameters</w:t>
      </w:r>
      <w:r w:rsidRPr="00B40A22">
        <w:rPr>
          <w:rFonts w:cs="Times New Roman"/>
          <w:noProof/>
          <w:lang w:val="en-US"/>
        </w:rPr>
        <w:t xml:space="preserve">. </w:t>
      </w:r>
      <w:r w:rsidRPr="00B94958">
        <w:rPr>
          <w:rFonts w:cs="Times New Roman"/>
          <w:noProof/>
          <w:lang w:val="en-US"/>
        </w:rPr>
        <w:t>Antenna-theory.com</w:t>
      </w:r>
      <w:r>
        <w:rPr>
          <w:rFonts w:cs="Times New Roman"/>
          <w:noProof/>
          <w:lang w:val="en-US"/>
        </w:rPr>
        <w:t>.</w:t>
      </w:r>
      <w:r w:rsidRPr="00B94958">
        <w:rPr>
          <w:rFonts w:cs="Times New Roman"/>
          <w:noProof/>
          <w:lang w:val="en-US"/>
        </w:rPr>
        <w:t xml:space="preserve"> https://www.antenna-theory.com/definitions/sparameters.php</w:t>
      </w:r>
    </w:p>
    <w:p w14:paraId="394846F6" w14:textId="77777777" w:rsidR="00A50BA5" w:rsidRDefault="00A50BA5" w:rsidP="00A50BA5">
      <w:pPr>
        <w:widowControl w:val="0"/>
        <w:autoSpaceDE w:val="0"/>
        <w:autoSpaceDN w:val="0"/>
        <w:adjustRightInd w:val="0"/>
        <w:ind w:left="480" w:hanging="480"/>
        <w:rPr>
          <w:rFonts w:cs="Times New Roman"/>
          <w:i/>
          <w:iCs/>
          <w:noProof/>
          <w:lang w:val="en-US"/>
        </w:rPr>
      </w:pPr>
      <w:r w:rsidRPr="00211DCC">
        <w:rPr>
          <w:rFonts w:cs="Times New Roman"/>
          <w:i/>
          <w:iCs/>
          <w:noProof/>
          <w:lang w:val="en-US"/>
        </w:rPr>
        <w:t xml:space="preserve">Microwaves101. </w:t>
      </w:r>
      <w:r w:rsidRPr="00B94958">
        <w:rPr>
          <w:rFonts w:cs="Times New Roman"/>
          <w:i/>
          <w:iCs/>
          <w:noProof/>
          <w:lang w:val="en-US"/>
        </w:rPr>
        <w:t>(s</w:t>
      </w:r>
      <w:r>
        <w:rPr>
          <w:rFonts w:cs="Times New Roman"/>
          <w:i/>
          <w:iCs/>
          <w:noProof/>
          <w:lang w:val="en-US"/>
        </w:rPr>
        <w:t>.</w:t>
      </w:r>
      <w:r w:rsidRPr="00B94958">
        <w:rPr>
          <w:rFonts w:cs="Times New Roman"/>
          <w:i/>
          <w:iCs/>
          <w:noProof/>
          <w:lang w:val="en-US"/>
        </w:rPr>
        <w:t>f.). S-parameters. https://www.microwaves101.com/encyclopedias/s-parameters</w:t>
      </w:r>
    </w:p>
    <w:p w14:paraId="24D70D75" w14:textId="77777777" w:rsidR="00A50BA5" w:rsidRPr="006077A7" w:rsidRDefault="00A50BA5" w:rsidP="00A50BA5">
      <w:pPr>
        <w:rPr>
          <w:lang w:val="en-US"/>
        </w:rPr>
      </w:pPr>
      <w:r w:rsidRPr="006077A7">
        <w:rPr>
          <w:lang w:val="en-US"/>
        </w:rPr>
        <w:t>Islam, M. T., Alam, T., Yahya, I., &amp; Cho, M. (2018). Flexible radio-frequency identification (</w:t>
      </w:r>
      <w:r>
        <w:rPr>
          <w:lang w:val="en-US"/>
        </w:rPr>
        <w:tab/>
      </w:r>
      <w:r w:rsidRPr="006077A7">
        <w:rPr>
          <w:lang w:val="en-US"/>
        </w:rPr>
        <w:t xml:space="preserve">RFID) tag antenna for sensor applications. </w:t>
      </w:r>
      <w:r w:rsidRPr="006077A7">
        <w:rPr>
          <w:i/>
          <w:iCs/>
          <w:lang w:val="en-US"/>
        </w:rPr>
        <w:t>Sensors (Switzerland)</w:t>
      </w:r>
      <w:r w:rsidRPr="006077A7">
        <w:rPr>
          <w:lang w:val="en-US"/>
        </w:rPr>
        <w:t xml:space="preserve">, </w:t>
      </w:r>
      <w:r w:rsidRPr="006077A7">
        <w:rPr>
          <w:i/>
          <w:iCs/>
          <w:lang w:val="en-US"/>
        </w:rPr>
        <w:t>18</w:t>
      </w:r>
      <w:r w:rsidRPr="006077A7">
        <w:rPr>
          <w:lang w:val="en-US"/>
        </w:rPr>
        <w:t>(12). https://doi.org/10.3390/s18124212</w:t>
      </w:r>
    </w:p>
    <w:p w14:paraId="692BFCEB" w14:textId="77777777" w:rsidR="00A50BA5" w:rsidRDefault="00A50BA5" w:rsidP="00A50BA5">
      <w:pPr>
        <w:rPr>
          <w:lang w:val="en-US"/>
        </w:rPr>
      </w:pPr>
      <w:r w:rsidRPr="006077A7">
        <w:rPr>
          <w:lang w:val="en-US"/>
        </w:rPr>
        <w:lastRenderedPageBreak/>
        <w:t xml:space="preserve">Singh, R., Singh, E., &amp; Nalwa, H. S. (2017). Inkjet printed nanomaterial based flexible radio frequency identification (RFID) tag sensors for the internet of nano things. In </w:t>
      </w:r>
      <w:r w:rsidRPr="006077A7">
        <w:rPr>
          <w:i/>
          <w:iCs/>
          <w:lang w:val="en-US"/>
        </w:rPr>
        <w:t>RSC Advances</w:t>
      </w:r>
      <w:r w:rsidRPr="006077A7">
        <w:rPr>
          <w:lang w:val="en-US"/>
        </w:rPr>
        <w:t xml:space="preserve"> (Vol. 7, Issue 77, pp. 48597–48630). Royal Society of Chemistry. https://doi.org/10.1039/c7ra07191d</w:t>
      </w:r>
    </w:p>
    <w:p w14:paraId="5792C525" w14:textId="77777777" w:rsidR="00A50BA5" w:rsidRDefault="00A50BA5" w:rsidP="00A50BA5">
      <w:r w:rsidRPr="008953C4">
        <w:t xml:space="preserve">Peña, L. E., &amp; Bibliotecóloga, G. (n.d.). </w:t>
      </w:r>
      <w:r w:rsidRPr="008953C4">
        <w:rPr>
          <w:i/>
          <w:iCs/>
        </w:rPr>
        <w:t>Las bibliotecas públicas de Medellín como motor de cambio social y urbano de la ciudad</w:t>
      </w:r>
      <w:r w:rsidRPr="008953C4">
        <w:t>.</w:t>
      </w:r>
    </w:p>
    <w:p w14:paraId="34A20D5C" w14:textId="77777777" w:rsidR="00A50BA5" w:rsidRPr="00DC61C2" w:rsidRDefault="00A50BA5" w:rsidP="00A50BA5"/>
    <w:p w14:paraId="47E751FF" w14:textId="77777777" w:rsidR="00A50BA5" w:rsidRPr="00DC61C2" w:rsidRDefault="00A50BA5" w:rsidP="00A50BA5">
      <w:pPr>
        <w:widowControl w:val="0"/>
        <w:autoSpaceDE w:val="0"/>
        <w:autoSpaceDN w:val="0"/>
        <w:adjustRightInd w:val="0"/>
        <w:ind w:left="480" w:hanging="480"/>
        <w:rPr>
          <w:rFonts w:cs="Times New Roman"/>
          <w:noProof/>
        </w:rPr>
      </w:pPr>
    </w:p>
    <w:p w14:paraId="104179BC" w14:textId="77777777" w:rsidR="00A50BA5" w:rsidRPr="00DC61C2" w:rsidRDefault="00A50BA5" w:rsidP="00A50BA5">
      <w:pPr>
        <w:widowControl w:val="0"/>
        <w:autoSpaceDE w:val="0"/>
        <w:autoSpaceDN w:val="0"/>
        <w:adjustRightInd w:val="0"/>
        <w:ind w:left="480" w:hanging="480"/>
        <w:rPr>
          <w:rFonts w:cs="Times New Roman"/>
          <w:noProof/>
        </w:rPr>
      </w:pPr>
    </w:p>
    <w:p w14:paraId="3AE7C976" w14:textId="77777777" w:rsidR="00A50BA5" w:rsidRPr="00DC61C2" w:rsidRDefault="00A50BA5" w:rsidP="00A50BA5">
      <w:pPr>
        <w:widowControl w:val="0"/>
        <w:autoSpaceDE w:val="0"/>
        <w:autoSpaceDN w:val="0"/>
        <w:adjustRightInd w:val="0"/>
        <w:ind w:left="480" w:hanging="480"/>
        <w:rPr>
          <w:rFonts w:cs="Times New Roman"/>
          <w:noProof/>
        </w:rPr>
      </w:pPr>
    </w:p>
    <w:p w14:paraId="69287521" w14:textId="77777777" w:rsidR="00A50BA5" w:rsidRPr="00DC61C2" w:rsidRDefault="00A50BA5" w:rsidP="00A50BA5">
      <w:pPr>
        <w:widowControl w:val="0"/>
        <w:autoSpaceDE w:val="0"/>
        <w:autoSpaceDN w:val="0"/>
        <w:adjustRightInd w:val="0"/>
        <w:ind w:left="480" w:hanging="480"/>
        <w:rPr>
          <w:rFonts w:cs="Times New Roman"/>
          <w:noProof/>
        </w:rPr>
      </w:pPr>
    </w:p>
    <w:p w14:paraId="4C07BAC3" w14:textId="77777777" w:rsidR="00A50BA5" w:rsidRDefault="00A50BA5" w:rsidP="00A50BA5">
      <w:pPr>
        <w:pStyle w:val="Bibliografa"/>
        <w:ind w:left="720" w:hanging="720"/>
        <w:rPr>
          <w:rFonts w:eastAsia="Times New Roman" w:cs="Times New Roman"/>
          <w:szCs w:val="24"/>
          <w:lang w:eastAsia="es-MX"/>
        </w:rPr>
      </w:pPr>
      <w:r w:rsidRPr="00850378">
        <w:rPr>
          <w:rFonts w:eastAsia="Times New Roman" w:cs="Times New Roman"/>
          <w:szCs w:val="24"/>
          <w:lang w:eastAsia="es-MX"/>
        </w:rPr>
        <w:fldChar w:fldCharType="end"/>
      </w:r>
    </w:p>
    <w:sdt>
      <w:sdtPr>
        <w:rPr>
          <w:lang w:val="en-US"/>
        </w:rPr>
        <w:id w:val="111145805"/>
        <w:bibliography/>
      </w:sdtPr>
      <w:sdtEndPr>
        <w:rPr>
          <w:rFonts w:cs="Times New Roman"/>
          <w:szCs w:val="24"/>
          <w:lang w:val="es-CO"/>
        </w:rPr>
      </w:sdtEndPr>
      <w:sdtContent>
        <w:p w14:paraId="015BD0C2" w14:textId="508CFE61" w:rsidR="00850378" w:rsidRPr="00B94958" w:rsidRDefault="00850378" w:rsidP="00A50BA5">
          <w:pPr>
            <w:pStyle w:val="Bibliografa"/>
            <w:ind w:left="720" w:hanging="720"/>
            <w:rPr>
              <w:lang w:val="en-US"/>
            </w:rPr>
          </w:pPr>
        </w:p>
        <w:p w14:paraId="2FBC6C18" w14:textId="00FD8D41" w:rsidR="001D0F69" w:rsidRDefault="00000000" w:rsidP="001D0F69">
          <w:pPr>
            <w:spacing w:line="480" w:lineRule="auto"/>
            <w:jc w:val="left"/>
            <w:rPr>
              <w:rFonts w:cs="Times New Roman"/>
              <w:szCs w:val="24"/>
            </w:rPr>
          </w:pPr>
        </w:p>
      </w:sdtContent>
    </w:sdt>
    <w:p w14:paraId="1E447C4A" w14:textId="45436057" w:rsidR="00E97D86" w:rsidRDefault="00E97D86">
      <w:pPr>
        <w:spacing w:after="160" w:line="259" w:lineRule="auto"/>
        <w:jc w:val="left"/>
        <w:rPr>
          <w:rFonts w:cs="Times New Roman"/>
          <w:b/>
          <w:szCs w:val="24"/>
        </w:rPr>
      </w:pPr>
      <w:r>
        <w:rPr>
          <w:rFonts w:cs="Times New Roman"/>
          <w:b/>
          <w:szCs w:val="24"/>
        </w:rPr>
        <w:br w:type="page"/>
      </w:r>
    </w:p>
    <w:p w14:paraId="44D3BE0D" w14:textId="77777777" w:rsidR="000F2962" w:rsidRDefault="000F2962" w:rsidP="00257918">
      <w:pPr>
        <w:rPr>
          <w:rFonts w:cs="Times New Roman"/>
          <w:b/>
          <w:szCs w:val="24"/>
        </w:rPr>
      </w:pPr>
    </w:p>
    <w:p w14:paraId="17379819" w14:textId="77777777" w:rsidR="00743E36" w:rsidRPr="00285913" w:rsidRDefault="00743E36" w:rsidP="00743E36">
      <w:pPr>
        <w:jc w:val="center"/>
        <w:rPr>
          <w:b/>
        </w:rPr>
      </w:pPr>
      <w:bookmarkStart w:id="52" w:name="_Toc440985144"/>
      <w:commentRangeStart w:id="53"/>
      <w:r w:rsidRPr="00285913">
        <w:rPr>
          <w:b/>
        </w:rPr>
        <w:t>A</w:t>
      </w:r>
      <w:commentRangeEnd w:id="53"/>
      <w:r w:rsidR="00537B33" w:rsidRPr="00285913">
        <w:rPr>
          <w:rStyle w:val="Refdecomentario"/>
          <w:b/>
          <w:sz w:val="24"/>
          <w:szCs w:val="22"/>
        </w:rPr>
        <w:commentReference w:id="53"/>
      </w:r>
      <w:r w:rsidRPr="00285913">
        <w:rPr>
          <w:b/>
        </w:rPr>
        <w:t>nexos</w:t>
      </w:r>
      <w:bookmarkEnd w:id="52"/>
    </w:p>
    <w:p w14:paraId="4AD2C349" w14:textId="77777777" w:rsidR="00743E36" w:rsidRDefault="00743E36" w:rsidP="00743E36">
      <w:pPr>
        <w:rPr>
          <w:rFonts w:cs="Times New Roman"/>
          <w:b/>
          <w:szCs w:val="24"/>
        </w:rPr>
      </w:pPr>
    </w:p>
    <w:p w14:paraId="0C34070A" w14:textId="118CCA38" w:rsidR="00743E36" w:rsidRPr="00A75CFD" w:rsidRDefault="00E97D86" w:rsidP="00E97D86">
      <w:pPr>
        <w:ind w:firstLine="708"/>
      </w:pPr>
      <w:r>
        <w:t xml:space="preserve">Los anexos de un trabajo de grado deben contener material complementario que respalde la investigación, como consentimientos informados (sin datos personales), entrevistas, material fotográfico relevante (sin rostros identificables), y otros documentos que aporten información adicional. </w:t>
      </w:r>
    </w:p>
    <w:p w14:paraId="5B5449E7" w14:textId="77777777" w:rsidR="00743E36" w:rsidRDefault="00743E36" w:rsidP="00743E36">
      <w:pPr>
        <w:rPr>
          <w:rFonts w:cs="Times New Roman"/>
          <w:b/>
          <w:szCs w:val="24"/>
        </w:rPr>
      </w:pPr>
    </w:p>
    <w:p w14:paraId="42FEC2D4" w14:textId="6EFC2CEC" w:rsidR="003328A6" w:rsidRDefault="003328A6" w:rsidP="00743E36">
      <w:pPr>
        <w:rPr>
          <w:rFonts w:cs="Times New Roman"/>
          <w:b/>
          <w:szCs w:val="24"/>
        </w:rPr>
        <w:sectPr w:rsidR="003328A6" w:rsidSect="00B830BA">
          <w:type w:val="continuous"/>
          <w:pgSz w:w="12240" w:h="15840"/>
          <w:pgMar w:top="1418" w:right="1418" w:bottom="1418" w:left="1418" w:header="709" w:footer="709" w:gutter="0"/>
          <w:cols w:space="708"/>
          <w:docGrid w:linePitch="360"/>
        </w:sectPr>
      </w:pPr>
    </w:p>
    <w:p w14:paraId="3699EBCE" w14:textId="77777777" w:rsidR="00E97D86" w:rsidRDefault="00E97D86" w:rsidP="00743E36">
      <w:pPr>
        <w:rPr>
          <w:rFonts w:cs="Times New Roman"/>
          <w:szCs w:val="24"/>
        </w:rPr>
      </w:pPr>
    </w:p>
    <w:p w14:paraId="313DC2D9" w14:textId="77777777" w:rsidR="00D57EE3" w:rsidRDefault="00D57EE3" w:rsidP="00743E36">
      <w:pPr>
        <w:jc w:val="left"/>
        <w:rPr>
          <w:rFonts w:cs="Times New Roman"/>
          <w:szCs w:val="24"/>
        </w:rPr>
      </w:pPr>
    </w:p>
    <w:p w14:paraId="2D1F4436" w14:textId="78E26A11" w:rsidR="00743E36" w:rsidRDefault="00743E36" w:rsidP="00743E36">
      <w:pPr>
        <w:ind w:firstLine="708"/>
        <w:jc w:val="center"/>
        <w:rPr>
          <w:rFonts w:cs="Times New Roman"/>
          <w:szCs w:val="24"/>
        </w:rPr>
      </w:pPr>
    </w:p>
    <w:sectPr w:rsidR="00743E36" w:rsidSect="00D724E6">
      <w:type w:val="continuous"/>
      <w:pgSz w:w="12240" w:h="15840"/>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or" w:initials="A">
    <w:p w14:paraId="1C9EB2D4" w14:textId="77777777" w:rsidR="00B54F5F" w:rsidRDefault="00B54F5F" w:rsidP="00404409">
      <w:pPr>
        <w:pStyle w:val="Textocomentario"/>
      </w:pPr>
      <w:r w:rsidRPr="00905516">
        <w:rPr>
          <w:bCs/>
        </w:rPr>
        <w:t>-</w:t>
      </w:r>
      <w:r>
        <w:rPr>
          <w:b/>
        </w:rPr>
        <w:t xml:space="preserve"> </w:t>
      </w:r>
      <w:r w:rsidRPr="005578B3">
        <w:rPr>
          <w:b/>
        </w:rPr>
        <w:t>Estilo</w:t>
      </w:r>
      <w:r w:rsidRPr="005578B3">
        <w:t>: A</w:t>
      </w:r>
      <w:r>
        <w:t xml:space="preserve">merican </w:t>
      </w:r>
      <w:r w:rsidRPr="005578B3">
        <w:t>P</w:t>
      </w:r>
      <w:r>
        <w:t>sychological Association [</w:t>
      </w:r>
      <w:r w:rsidRPr="005578B3">
        <w:t>A</w:t>
      </w:r>
      <w:r>
        <w:t>PA]</w:t>
      </w:r>
      <w:r w:rsidRPr="005578B3">
        <w:t xml:space="preserve"> 7ma ed. (2020).</w:t>
      </w:r>
      <w:r w:rsidRPr="005578B3">
        <w:rPr>
          <w:rStyle w:val="Refdecomentario"/>
          <w:sz w:val="20"/>
          <w:szCs w:val="20"/>
        </w:rPr>
        <w:annotationRef/>
      </w:r>
      <w:r w:rsidRPr="005578B3">
        <w:t xml:space="preserve"> </w:t>
      </w:r>
    </w:p>
    <w:p w14:paraId="0F3F3B85" w14:textId="77777777" w:rsidR="00B54F5F" w:rsidRDefault="00B54F5F" w:rsidP="00404409">
      <w:pPr>
        <w:pStyle w:val="Textocomentario"/>
      </w:pPr>
      <w:r w:rsidRPr="005578B3">
        <w:t xml:space="preserve">- </w:t>
      </w:r>
      <w:r w:rsidRPr="005578B3">
        <w:rPr>
          <w:b/>
        </w:rPr>
        <w:t>Márgenes</w:t>
      </w:r>
      <w:r w:rsidRPr="005578B3">
        <w:t>: 2.5 cms.</w:t>
      </w:r>
      <w:r w:rsidRPr="005578B3">
        <w:br/>
        <w:t xml:space="preserve">- </w:t>
      </w:r>
      <w:r w:rsidRPr="005578B3">
        <w:rPr>
          <w:b/>
        </w:rPr>
        <w:t>Fuentes permitidas</w:t>
      </w:r>
      <w:r>
        <w:rPr>
          <w:b/>
        </w:rPr>
        <w:t xml:space="preserve"> en párrafos</w:t>
      </w:r>
      <w:r w:rsidRPr="005578B3">
        <w:t xml:space="preserve">: Times New Roman 12, </w:t>
      </w:r>
      <w:r w:rsidRPr="005578B3">
        <w:rPr>
          <w:rFonts w:ascii="Arial" w:hAnsi="Arial" w:cs="Arial"/>
        </w:rPr>
        <w:t>Arial 11</w:t>
      </w:r>
      <w:r w:rsidRPr="005578B3">
        <w:t xml:space="preserve">, </w:t>
      </w:r>
      <w:r w:rsidRPr="005578B3">
        <w:rPr>
          <w:rFonts w:asciiTheme="minorHAnsi" w:hAnsiTheme="minorHAnsi" w:cstheme="minorHAnsi"/>
        </w:rPr>
        <w:t>Calibri 11</w:t>
      </w:r>
      <w:r w:rsidRPr="005578B3">
        <w:t xml:space="preserve">, </w:t>
      </w:r>
      <w:r w:rsidRPr="005578B3">
        <w:rPr>
          <w:rFonts w:ascii="Lucida Sans Unicode" w:hAnsi="Lucida Sans Unicode" w:cs="Lucida Sans Unicode"/>
        </w:rPr>
        <w:t>Lucida Sans Unicode 10</w:t>
      </w:r>
      <w:r w:rsidRPr="005578B3">
        <w:t xml:space="preserve"> o </w:t>
      </w:r>
      <w:r w:rsidRPr="005578B3">
        <w:rPr>
          <w:rFonts w:ascii="Georgia" w:hAnsi="Georgia"/>
        </w:rPr>
        <w:t>Georgia 11 (seleccionar sol</w:t>
      </w:r>
      <w:r>
        <w:rPr>
          <w:rFonts w:ascii="Georgia" w:hAnsi="Georgia"/>
        </w:rPr>
        <w:t>o</w:t>
      </w:r>
      <w:r w:rsidRPr="005578B3">
        <w:rPr>
          <w:rFonts w:ascii="Georgia" w:hAnsi="Georgia"/>
        </w:rPr>
        <w:t xml:space="preserve"> una y no mezclar</w:t>
      </w:r>
      <w:r>
        <w:rPr>
          <w:rFonts w:ascii="Georgia" w:hAnsi="Georgia"/>
        </w:rPr>
        <w:t>las</w:t>
      </w:r>
      <w:r w:rsidRPr="005578B3">
        <w:rPr>
          <w:rFonts w:ascii="Georgia" w:hAnsi="Georgia"/>
        </w:rPr>
        <w:t>)</w:t>
      </w:r>
      <w:r w:rsidRPr="005578B3">
        <w:t xml:space="preserve"> </w:t>
      </w:r>
    </w:p>
    <w:p w14:paraId="07DB2241" w14:textId="77777777" w:rsidR="00B54F5F" w:rsidRDefault="00B54F5F" w:rsidP="00404409">
      <w:pPr>
        <w:pStyle w:val="Textocomentario"/>
      </w:pPr>
      <w:r w:rsidRPr="005578B3">
        <w:t xml:space="preserve">- </w:t>
      </w:r>
      <w:r w:rsidRPr="00584913">
        <w:rPr>
          <w:b/>
          <w:bCs/>
        </w:rPr>
        <w:t>Otros t</w:t>
      </w:r>
      <w:r w:rsidRPr="005578B3">
        <w:rPr>
          <w:b/>
        </w:rPr>
        <w:t>amaño</w:t>
      </w:r>
      <w:r>
        <w:rPr>
          <w:b/>
        </w:rPr>
        <w:t>s de letras</w:t>
      </w:r>
      <w:r w:rsidRPr="005578B3">
        <w:t>: 9-12 en tablas</w:t>
      </w:r>
      <w:r>
        <w:t xml:space="preserve"> y figuras</w:t>
      </w:r>
      <w:r w:rsidRPr="005578B3">
        <w:t>; 10 en notas</w:t>
      </w:r>
      <w:r>
        <w:t>, pies de página</w:t>
      </w:r>
      <w:r w:rsidRPr="005578B3">
        <w:t xml:space="preserve"> y leyendas.</w:t>
      </w:r>
      <w:r w:rsidRPr="005578B3">
        <w:br/>
        <w:t xml:space="preserve">- </w:t>
      </w:r>
      <w:r w:rsidRPr="005578B3">
        <w:rPr>
          <w:b/>
        </w:rPr>
        <w:t>Interlineado</w:t>
      </w:r>
      <w:r w:rsidRPr="005578B3">
        <w:t>: 1.5 en párrafos; 1.0, 1.5</w:t>
      </w:r>
      <w:r>
        <w:t xml:space="preserve"> o</w:t>
      </w:r>
      <w:r w:rsidRPr="005578B3">
        <w:t xml:space="preserve"> 2.0 en datos de tablas</w:t>
      </w:r>
      <w:r>
        <w:t xml:space="preserve"> y figuras</w:t>
      </w:r>
      <w:r w:rsidRPr="005578B3">
        <w:t xml:space="preserve">. </w:t>
      </w:r>
    </w:p>
    <w:p w14:paraId="265F2AB5" w14:textId="7CBDCF48" w:rsidR="00B54F5F" w:rsidRDefault="00B54F5F" w:rsidP="00404409">
      <w:pPr>
        <w:pStyle w:val="Textocomentario"/>
      </w:pPr>
      <w:r w:rsidRPr="005578B3">
        <w:t xml:space="preserve">- </w:t>
      </w:r>
      <w:r w:rsidRPr="005578B3">
        <w:rPr>
          <w:b/>
        </w:rPr>
        <w:t>Texto</w:t>
      </w:r>
      <w:r w:rsidRPr="005578B3">
        <w:t xml:space="preserve">: </w:t>
      </w:r>
      <w:r>
        <w:t>j</w:t>
      </w:r>
      <w:r w:rsidRPr="005578B3">
        <w:t>ustificado</w:t>
      </w:r>
      <w:r>
        <w:t xml:space="preserve"> en párrafos</w:t>
      </w:r>
      <w:r w:rsidRPr="005578B3">
        <w:t xml:space="preserve"> (no adoptamos recomendación APA de alinear a la izquierda, consideramos que reduce la estética de la diagramación).</w:t>
      </w:r>
    </w:p>
  </w:comment>
  <w:comment w:id="1" w:author="Autor" w:initials="A">
    <w:p w14:paraId="3046965B" w14:textId="77777777" w:rsidR="00B54F5F" w:rsidRDefault="00B54F5F" w:rsidP="008420A7">
      <w:pPr>
        <w:pStyle w:val="Textocomentario"/>
      </w:pPr>
      <w:r>
        <w:rPr>
          <w:rStyle w:val="Refdecomentario"/>
        </w:rPr>
        <w:annotationRef/>
      </w:r>
      <w:r>
        <w:t xml:space="preserve">Opcional. </w:t>
      </w:r>
    </w:p>
    <w:p w14:paraId="1F02DBA8" w14:textId="77777777" w:rsidR="00B54F5F" w:rsidRDefault="00B54F5F" w:rsidP="008420A7">
      <w:pPr>
        <w:pStyle w:val="Textocomentario"/>
      </w:pPr>
    </w:p>
    <w:p w14:paraId="7E3F1820" w14:textId="4BB17128" w:rsidR="00B54F5F" w:rsidRDefault="00B54F5F" w:rsidP="008420A7">
      <w:pPr>
        <w:pStyle w:val="Textocomentario"/>
      </w:pPr>
      <w:r>
        <w:t>Procura que texto de dedicatoria y agradecimientos no exceda una página. Puedes reducir a 10 puntos el tamaño de letra.</w:t>
      </w:r>
    </w:p>
  </w:comment>
  <w:comment w:id="2" w:author="Autor" w:initials="A">
    <w:p w14:paraId="3876DDAD" w14:textId="77777777" w:rsidR="00B54F5F" w:rsidRDefault="00B54F5F" w:rsidP="008420A7">
      <w:pPr>
        <w:pStyle w:val="Textocomentario"/>
      </w:pPr>
      <w:r>
        <w:rPr>
          <w:rStyle w:val="Refdecomentario"/>
        </w:rPr>
        <w:annotationRef/>
      </w:r>
      <w:r>
        <w:t xml:space="preserve">Opcional. </w:t>
      </w:r>
    </w:p>
    <w:p w14:paraId="432307E5" w14:textId="77777777" w:rsidR="00B54F5F" w:rsidRDefault="00B54F5F" w:rsidP="008420A7">
      <w:pPr>
        <w:pStyle w:val="Textocomentario"/>
      </w:pPr>
    </w:p>
    <w:p w14:paraId="714EDD0D" w14:textId="31F2B20F" w:rsidR="00B54F5F" w:rsidRDefault="00B54F5F" w:rsidP="008420A7">
      <w:pPr>
        <w:pStyle w:val="Textocomentario"/>
      </w:pPr>
      <w:r>
        <w:t>Procura que texto de dedicatoria y agradecimientos no exceda una página. Puedes reducir a 10 puntos el tamaño de letra.</w:t>
      </w:r>
    </w:p>
  </w:comment>
  <w:comment w:id="3" w:author="Autor" w:initials="A">
    <w:p w14:paraId="7DB55593" w14:textId="77777777" w:rsidR="00B54F5F" w:rsidRDefault="00B54F5F" w:rsidP="008420A7">
      <w:pPr>
        <w:pStyle w:val="Cita40"/>
        <w:ind w:left="0"/>
      </w:pPr>
      <w:r>
        <w:t xml:space="preserve">Los </w:t>
      </w:r>
      <w:r>
        <w:rPr>
          <w:rStyle w:val="Refdecomentario"/>
        </w:rPr>
        <w:annotationRef/>
      </w:r>
      <w:r>
        <w:t xml:space="preserve">capítulos resumen, abstract, introducción y referencias son indispensables en cualquier trabajo de grado. Los demás capítulos (hipótesis, metodología, recomendaciones, etc.) pueden omitirse o modificarse dependiendo de cada investigación. Al marcar los demás capítulos al interior del texto, actualizar después la Tabla de contenido. Debes llevar el control y orden de la nomenclatura. </w:t>
      </w:r>
    </w:p>
    <w:p w14:paraId="30A0DCC4" w14:textId="77777777" w:rsidR="00B54F5F" w:rsidRDefault="00B54F5F" w:rsidP="008420A7">
      <w:pPr>
        <w:pStyle w:val="Textocomentario"/>
      </w:pPr>
    </w:p>
    <w:p w14:paraId="2642287E" w14:textId="77777777" w:rsidR="00B54F5F" w:rsidRDefault="00B54F5F" w:rsidP="008420A7">
      <w:pPr>
        <w:pStyle w:val="Textocomentario"/>
      </w:pPr>
      <w:r>
        <w:t>Si tienes más de 3 niveles de títulos y subtítulos y no aparecen en la tabla de contenido, puedes configurar que aparezcan niveles 4 o 5, así: Referencias &gt; Tabla de contenido &gt; Tabla de contenido personalizada &gt; Mostrar niveles &gt; 5.</w:t>
      </w:r>
    </w:p>
    <w:p w14:paraId="531822B8" w14:textId="77777777" w:rsidR="00B54F5F" w:rsidRDefault="00B54F5F" w:rsidP="008420A7">
      <w:pPr>
        <w:pStyle w:val="Textocomentario"/>
      </w:pPr>
    </w:p>
    <w:p w14:paraId="176224B2" w14:textId="5FF8C87B" w:rsidR="00B54F5F" w:rsidRDefault="00B54F5F" w:rsidP="008420A7">
      <w:pPr>
        <w:pStyle w:val="Textocomentario"/>
      </w:pPr>
      <w:r>
        <w:t>Si tienes dudas, solicita asesoría en Biblioteca.</w:t>
      </w:r>
    </w:p>
  </w:comment>
  <w:comment w:id="4" w:author="Autor" w:initials="A">
    <w:p w14:paraId="662FF624" w14:textId="0409B1F5" w:rsidR="00B54F5F" w:rsidRDefault="00B54F5F">
      <w:pPr>
        <w:pStyle w:val="Textocomentario"/>
      </w:pPr>
      <w:r>
        <w:rPr>
          <w:rStyle w:val="Refdecomentario"/>
        </w:rPr>
        <w:annotationRef/>
      </w:r>
      <w:r>
        <w:t>Ejemplo de cómo se debe incluir el listado de tablas</w:t>
      </w:r>
    </w:p>
  </w:comment>
  <w:comment w:id="5" w:author="Autor" w:initials="A">
    <w:p w14:paraId="56495B0D" w14:textId="1D4461E6" w:rsidR="00B54F5F" w:rsidRDefault="00B54F5F">
      <w:pPr>
        <w:pStyle w:val="Textocomentario"/>
      </w:pPr>
      <w:r>
        <w:rPr>
          <w:rStyle w:val="Refdecomentario"/>
        </w:rPr>
        <w:annotationRef/>
      </w:r>
      <w:r>
        <w:t xml:space="preserve">En este lugar se encuentra el salto de sección que permite dividir el documento en dos partes y numerar a partir del resumen (como puedes ver, páginas previas no tienen encabezado ni numeración de página). No lo elimines en ningún momento. Puedes hacerlo visible así: </w:t>
      </w:r>
    </w:p>
    <w:p w14:paraId="6BBC2C49" w14:textId="77777777" w:rsidR="00B54F5F" w:rsidRDefault="00B54F5F">
      <w:pPr>
        <w:pStyle w:val="Textocomentario"/>
      </w:pPr>
    </w:p>
    <w:p w14:paraId="4F5F4CE8" w14:textId="0C4C4A39" w:rsidR="00B54F5F" w:rsidRDefault="00B54F5F">
      <w:pPr>
        <w:pStyle w:val="Textocomentario"/>
      </w:pPr>
      <w:r>
        <w:t xml:space="preserve">Inicio &gt; Mostrar todo </w:t>
      </w:r>
      <w:r>
        <w:rPr>
          <w:noProof/>
          <w:lang w:eastAsia="es-CO"/>
        </w:rPr>
        <w:drawing>
          <wp:inline distT="0" distB="0" distL="0" distR="0" wp14:anchorId="661077C1" wp14:editId="40039DE8">
            <wp:extent cx="175565" cy="17556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2464" cy="182464"/>
                    </a:xfrm>
                    <a:prstGeom prst="rect">
                      <a:avLst/>
                    </a:prstGeom>
                  </pic:spPr>
                </pic:pic>
              </a:graphicData>
            </a:graphic>
          </wp:inline>
        </w:drawing>
      </w:r>
      <w:r>
        <w:t xml:space="preserve">&gt; </w:t>
      </w:r>
    </w:p>
    <w:p w14:paraId="65C83696" w14:textId="161EFF12" w:rsidR="00B54F5F" w:rsidRDefault="00B54F5F">
      <w:pPr>
        <w:pStyle w:val="Textocomentario"/>
      </w:pPr>
      <w:r>
        <w:rPr>
          <w:noProof/>
          <w:lang w:eastAsia="es-CO"/>
        </w:rPr>
        <w:drawing>
          <wp:inline distT="0" distB="0" distL="0" distR="0" wp14:anchorId="3E2C0CC3" wp14:editId="3AF269A9">
            <wp:extent cx="1894637" cy="372586"/>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938639" cy="381239"/>
                    </a:xfrm>
                    <a:prstGeom prst="rect">
                      <a:avLst/>
                    </a:prstGeom>
                  </pic:spPr>
                </pic:pic>
              </a:graphicData>
            </a:graphic>
          </wp:inline>
        </w:drawing>
      </w:r>
    </w:p>
  </w:comment>
  <w:comment w:id="8" w:author="Autor" w:initials="A">
    <w:p w14:paraId="1EAC5DD2" w14:textId="758815AC" w:rsidR="00B54F5F" w:rsidRPr="00E02F9F" w:rsidRDefault="00B54F5F" w:rsidP="00E02F9F">
      <w:pPr>
        <w:pStyle w:val="Textocomentario"/>
        <w:jc w:val="left"/>
        <w:rPr>
          <w:b/>
          <w:sz w:val="24"/>
          <w:szCs w:val="24"/>
        </w:rPr>
      </w:pPr>
      <w:r>
        <w:rPr>
          <w:rStyle w:val="Refdecomentario"/>
        </w:rPr>
        <w:annotationRef/>
      </w:r>
      <w:r w:rsidRPr="00E02F9F">
        <w:rPr>
          <w:rFonts w:cs="Times New Roman"/>
          <w:sz w:val="24"/>
          <w:szCs w:val="24"/>
        </w:rPr>
        <w:t>D</w:t>
      </w:r>
      <w:r>
        <w:rPr>
          <w:rFonts w:cs="Times New Roman"/>
          <w:sz w:val="24"/>
          <w:szCs w:val="24"/>
        </w:rPr>
        <w:t>oble c</w:t>
      </w:r>
      <w:r w:rsidRPr="00E02F9F">
        <w:rPr>
          <w:rFonts w:cs="Times New Roman"/>
          <w:sz w:val="24"/>
          <w:szCs w:val="24"/>
        </w:rPr>
        <w:t>lic</w:t>
      </w:r>
      <w:r>
        <w:rPr>
          <w:rFonts w:cs="Times New Roman"/>
          <w:sz w:val="24"/>
          <w:szCs w:val="24"/>
        </w:rPr>
        <w:t xml:space="preserve"> en encabezado. Reemplaza con las primeras palabras de tu título o palabras significativas del mismo, seguido de puntos suspensivos (con una vez se asigna a todo el documento). Mayúsculas sostenidas, tamaño 10 puntos. No modifiques el número de página. No permitas que título y número de página pasen a una segunda línea o más.</w:t>
      </w:r>
    </w:p>
  </w:comment>
  <w:comment w:id="10" w:author="Autor" w:initials="A">
    <w:p w14:paraId="7E6B1428" w14:textId="64E94BFA" w:rsidR="00B54F5F" w:rsidRDefault="00B54F5F" w:rsidP="008741B0">
      <w:pPr>
        <w:pStyle w:val="Textocomentario"/>
      </w:pPr>
      <w:r>
        <w:rPr>
          <w:rStyle w:val="Refdecomentario"/>
        </w:rPr>
        <w:annotationRef/>
      </w:r>
      <w:r>
        <w:t>No utilices traductores automáticos en línea, pues no tienen la capacidad de interpretar términos académicos y científicos. Es buena idea asesorarse de un traductor profesional.</w:t>
      </w:r>
    </w:p>
  </w:comment>
  <w:comment w:id="11" w:author="Autor" w:initials="A">
    <w:p w14:paraId="4D053F31" w14:textId="77777777" w:rsidR="00537B33" w:rsidRDefault="00537B33" w:rsidP="002557AD">
      <w:pPr>
        <w:pStyle w:val="Textocomentario"/>
      </w:pPr>
      <w:r>
        <w:rPr>
          <w:szCs w:val="24"/>
        </w:rPr>
        <w:t>L</w:t>
      </w:r>
      <w:r>
        <w:rPr>
          <w:rStyle w:val="Refdecomentario"/>
        </w:rPr>
        <w:annotationRef/>
      </w:r>
      <w:r w:rsidRPr="00DD27B2">
        <w:rPr>
          <w:szCs w:val="24"/>
        </w:rPr>
        <w:t>as keywords son las mismas palabras clave pero en inglés. Depen</w:t>
      </w:r>
      <w:r>
        <w:rPr>
          <w:szCs w:val="24"/>
        </w:rPr>
        <w:t>diendo de la disciplina, indaga</w:t>
      </w:r>
      <w:r w:rsidRPr="00DD27B2">
        <w:rPr>
          <w:szCs w:val="24"/>
        </w:rPr>
        <w:t xml:space="preserve"> en bases de datos y</w:t>
      </w:r>
      <w:r>
        <w:rPr>
          <w:szCs w:val="24"/>
        </w:rPr>
        <w:t xml:space="preserve"> otras</w:t>
      </w:r>
      <w:r w:rsidRPr="00DD27B2">
        <w:rPr>
          <w:szCs w:val="24"/>
        </w:rPr>
        <w:t xml:space="preserve"> plataformas cuáles son las traducciones al inglés de </w:t>
      </w:r>
      <w:r>
        <w:rPr>
          <w:szCs w:val="24"/>
        </w:rPr>
        <w:t>t</w:t>
      </w:r>
      <w:r w:rsidRPr="00DD27B2">
        <w:rPr>
          <w:szCs w:val="24"/>
        </w:rPr>
        <w:t xml:space="preserve">us palabras clave, </w:t>
      </w:r>
      <w:r>
        <w:rPr>
          <w:szCs w:val="24"/>
        </w:rPr>
        <w:t xml:space="preserve">tales como </w:t>
      </w:r>
      <w:r w:rsidRPr="00DD27B2">
        <w:rPr>
          <w:szCs w:val="24"/>
        </w:rPr>
        <w:t>PsynInfo APA (psicología), ERIC (educación)</w:t>
      </w:r>
      <w:r>
        <w:rPr>
          <w:szCs w:val="24"/>
        </w:rPr>
        <w:t xml:space="preserve"> o en diccionarios y tesauros especializados.</w:t>
      </w:r>
    </w:p>
  </w:comment>
  <w:comment w:id="16" w:author="Autor" w:initials="A">
    <w:p w14:paraId="17C42301" w14:textId="28B1BC4E" w:rsidR="00B54F5F" w:rsidRDefault="00B54F5F" w:rsidP="00E02F9F">
      <w:pPr>
        <w:pStyle w:val="Textocomentario"/>
      </w:pPr>
      <w:r>
        <w:rPr>
          <w:rStyle w:val="Refdecomentario"/>
        </w:rPr>
        <w:annotationRef/>
      </w:r>
      <w:r>
        <w:t xml:space="preserve">Marca todos los capítulos y subcapítulos dependiendo de los niveles que se utilicen en norma APA, en la ruta: </w:t>
      </w:r>
      <w:r w:rsidRPr="00AD69AF">
        <w:rPr>
          <w:b/>
        </w:rPr>
        <w:t>Inicio</w:t>
      </w:r>
      <w:r>
        <w:t xml:space="preserve"> &gt; Nivel 1 APA, Nivel 2 APA, Nivel 3 APA, Nivel 4 APA, Nivel 5 APA.</w:t>
      </w:r>
    </w:p>
    <w:p w14:paraId="5A7F8B11" w14:textId="77777777" w:rsidR="00B54F5F" w:rsidRDefault="00B54F5F" w:rsidP="00E02F9F">
      <w:pPr>
        <w:pStyle w:val="Textocomentario"/>
      </w:pPr>
    </w:p>
    <w:p w14:paraId="5FC2F72E" w14:textId="790FF50B" w:rsidR="00B54F5F" w:rsidRDefault="00B54F5F" w:rsidP="00E02F9F">
      <w:pPr>
        <w:pStyle w:val="Textocomentario"/>
      </w:pPr>
      <w:r>
        <w:t>Si tienes dudas, solicita asesoría en Biblioteca.</w:t>
      </w:r>
    </w:p>
  </w:comment>
  <w:comment w:id="18" w:author="Autor" w:initials="A">
    <w:p w14:paraId="7404245D" w14:textId="77777777" w:rsidR="00FC1238" w:rsidRDefault="00FC1238" w:rsidP="00FC1238">
      <w:pPr>
        <w:pStyle w:val="Textocomentario"/>
        <w:jc w:val="left"/>
      </w:pPr>
      <w:r>
        <w:rPr>
          <w:rStyle w:val="Refdecomentario"/>
        </w:rPr>
        <w:annotationRef/>
      </w:r>
      <w:r>
        <w:t>Todo esto hace parte de la introducción. Debemos empezar con el marco teórico, luego estado del arte, metodología y resultados.</w:t>
      </w:r>
    </w:p>
  </w:comment>
  <w:comment w:id="19" w:author="Autor" w:initials="A">
    <w:p w14:paraId="5BA86EA8" w14:textId="77777777" w:rsidR="00D447FC" w:rsidRDefault="00D447FC" w:rsidP="00D447FC">
      <w:pPr>
        <w:pStyle w:val="Textocomentario"/>
        <w:jc w:val="left"/>
      </w:pPr>
      <w:r>
        <w:rPr>
          <w:rStyle w:val="Refdecomentario"/>
        </w:rPr>
        <w:annotationRef/>
      </w:r>
      <w:r>
        <w:t xml:space="preserve">Crear un párrafo y dar una breve descripción de cada uno de estos capítulos, las conclusiones no son un capítulo. </w:t>
      </w:r>
    </w:p>
  </w:comment>
  <w:comment w:id="21" w:author="Autor" w:initials="A">
    <w:p w14:paraId="44131166" w14:textId="77777777" w:rsidR="000232E2" w:rsidRDefault="000232E2" w:rsidP="000232E2">
      <w:pPr>
        <w:pStyle w:val="Textocomentario"/>
        <w:jc w:val="left"/>
      </w:pPr>
      <w:r>
        <w:rPr>
          <w:rStyle w:val="Refdecomentario"/>
        </w:rPr>
        <w:annotationRef/>
      </w:r>
      <w:r>
        <w:t xml:space="preserve">En bibliotecas suele usarse </w:t>
      </w:r>
      <w:r>
        <w:rPr>
          <w:b/>
          <w:bCs/>
        </w:rPr>
        <w:t>HF (13,56 MHz, ISO 15693/18000-3)</w:t>
      </w:r>
      <w:r>
        <w:t xml:space="preserve"> por su buen acoplamiento cercano y menor apantallamiento por papel; para patios/logística domina </w:t>
      </w:r>
      <w:r>
        <w:rPr>
          <w:b/>
          <w:bCs/>
        </w:rPr>
        <w:t>UHF (ISO 18000-63 / EPC Gen2)</w:t>
      </w:r>
      <w:r>
        <w:t xml:space="preserve"> por mayor alcance. </w:t>
      </w:r>
    </w:p>
  </w:comment>
  <w:comment w:id="28" w:author="Autor" w:initials="A">
    <w:p w14:paraId="4DA1F230" w14:textId="77777777" w:rsidR="00B54F5F" w:rsidRDefault="00B54F5F" w:rsidP="00F615A3">
      <w:pPr>
        <w:pStyle w:val="Textocomentario"/>
      </w:pPr>
      <w:r>
        <w:rPr>
          <w:rStyle w:val="Refdecomentario"/>
        </w:rPr>
        <w:annotationRef/>
      </w:r>
      <w:r w:rsidRPr="005D799B">
        <w:rPr>
          <w:b/>
        </w:rPr>
        <w:t>Nivel</w:t>
      </w:r>
      <w:r>
        <w:rPr>
          <w:b/>
        </w:rPr>
        <w:t>es</w:t>
      </w:r>
      <w:r w:rsidRPr="005D799B">
        <w:rPr>
          <w:b/>
        </w:rPr>
        <w:t xml:space="preserve"> 1 APA:</w:t>
      </w:r>
      <w:r>
        <w:t xml:space="preserve"> número arábigo, centrado, negritas, minúsculas. Este estilo ya está configurado en: Inicio &gt; Nivel 1 APA</w:t>
      </w:r>
    </w:p>
    <w:p w14:paraId="278B3905" w14:textId="23173D93" w:rsidR="00B54F5F" w:rsidRDefault="00B54F5F">
      <w:pPr>
        <w:pStyle w:val="Textocomentario"/>
      </w:pPr>
    </w:p>
  </w:comment>
  <w:comment w:id="27" w:author="Autor" w:initials="A">
    <w:p w14:paraId="054A37B0" w14:textId="02A851BE" w:rsidR="00B54F5F" w:rsidRDefault="00B54F5F">
      <w:pPr>
        <w:pStyle w:val="Textocomentario"/>
      </w:pPr>
      <w:r>
        <w:rPr>
          <w:rStyle w:val="Refdecomentario"/>
        </w:rPr>
        <w:annotationRef/>
      </w:r>
      <w:r w:rsidR="005541B8">
        <w:t xml:space="preserve">NOTA IMPORTANTE: </w:t>
      </w:r>
      <w:r>
        <w:t>Según la naturaleza de cada investigación y la orientación del asesor</w:t>
      </w:r>
      <w:r w:rsidR="005541B8">
        <w:t>/a</w:t>
      </w:r>
      <w:r>
        <w:t xml:space="preserve"> de trabajo de grado</w:t>
      </w:r>
      <w:r w:rsidR="005541B8">
        <w:t>,</w:t>
      </w:r>
      <w:r>
        <w:t xml:space="preserve"> se incluirá</w:t>
      </w:r>
      <w:r w:rsidR="005541B8">
        <w:t xml:space="preserve"> o no</w:t>
      </w:r>
      <w:r>
        <w:t xml:space="preserve"> una hipótesis en el proyecto</w:t>
      </w:r>
      <w:r w:rsidR="005541B8">
        <w:t xml:space="preserve"> y también los tipos de hipótesis que se consideren</w:t>
      </w:r>
      <w:r>
        <w:t>.</w:t>
      </w:r>
    </w:p>
  </w:comment>
  <w:comment w:id="31" w:author="Autor" w:initials="A">
    <w:p w14:paraId="54BE0E28" w14:textId="77777777" w:rsidR="00515477" w:rsidRDefault="00515477" w:rsidP="00211DCC">
      <w:pPr>
        <w:pStyle w:val="Textocomentario"/>
        <w:jc w:val="left"/>
      </w:pPr>
      <w:r>
        <w:rPr>
          <w:rStyle w:val="Refdecomentario"/>
        </w:rPr>
        <w:annotationRef/>
      </w:r>
      <w:r>
        <w:t>Construir un parrafo</w:t>
      </w:r>
    </w:p>
  </w:comment>
  <w:comment w:id="32" w:author="Autor" w:initials="A">
    <w:p w14:paraId="4343A0DC" w14:textId="77777777" w:rsidR="00753CBC" w:rsidRDefault="00753CBC" w:rsidP="00753CBC">
      <w:pPr>
        <w:pStyle w:val="Textocomentario"/>
        <w:jc w:val="left"/>
      </w:pPr>
      <w:r>
        <w:rPr>
          <w:rStyle w:val="Refdecomentario"/>
        </w:rPr>
        <w:annotationRef/>
      </w:r>
      <w:r>
        <w:t>Párrafo construido.</w:t>
      </w:r>
    </w:p>
  </w:comment>
  <w:comment w:id="35" w:author="Autor" w:initials="A">
    <w:p w14:paraId="023BACFE" w14:textId="77777777" w:rsidR="00037648" w:rsidRDefault="00037648" w:rsidP="00037648">
      <w:pPr>
        <w:pStyle w:val="Textocomentario"/>
        <w:jc w:val="left"/>
      </w:pPr>
      <w:r>
        <w:rPr>
          <w:rStyle w:val="Refdecomentario"/>
        </w:rPr>
        <w:annotationRef/>
      </w:r>
      <w:r>
        <w:t>Queda faltando por duda en elección de tipo de antena. Diferentes posibilidades, tag (chip+ antena loop), microstrip, dipolo.</w:t>
      </w:r>
    </w:p>
  </w:comment>
  <w:comment w:id="38" w:author="Autor" w:initials="A">
    <w:p w14:paraId="7326038E" w14:textId="77777777" w:rsidR="00AE7993" w:rsidRDefault="00AE7993" w:rsidP="00AE7993">
      <w:pPr>
        <w:pStyle w:val="Textocomentario"/>
        <w:jc w:val="left"/>
      </w:pPr>
      <w:r>
        <w:rPr>
          <w:rStyle w:val="Refdecomentario"/>
        </w:rPr>
        <w:annotationRef/>
      </w:r>
      <w:r>
        <w:t>Estamos pendientes de obtener los datos verídicos por parte de la universidad de los estudiantes activos matriculados al semestre actual para delimitar la población de manera correcta.</w:t>
      </w:r>
    </w:p>
  </w:comment>
  <w:comment w:id="39" w:author="Autor" w:initials="A">
    <w:p w14:paraId="0904C27C" w14:textId="77777777" w:rsidR="00377552" w:rsidRDefault="00377552" w:rsidP="00377552">
      <w:pPr>
        <w:pStyle w:val="Textocomentario"/>
        <w:jc w:val="left"/>
      </w:pPr>
      <w:r>
        <w:rPr>
          <w:rStyle w:val="Refdecomentario"/>
        </w:rPr>
        <w:annotationRef/>
      </w:r>
      <w:r>
        <w:t>Información suministrada por el área de permanencia institucional. Resulto.</w:t>
      </w:r>
    </w:p>
  </w:comment>
  <w:comment w:id="44" w:author="Autor" w:initials="A">
    <w:p w14:paraId="716F387D" w14:textId="77777777" w:rsidR="00C21343" w:rsidRDefault="00C21343" w:rsidP="00C21343">
      <w:pPr>
        <w:pStyle w:val="Textocomentario"/>
        <w:jc w:val="left"/>
      </w:pPr>
      <w:r>
        <w:rPr>
          <w:rStyle w:val="Refdecomentario"/>
        </w:rPr>
        <w:annotationRef/>
      </w:r>
      <w:r>
        <w:t>Se tiene la simulación ejecutada y los parámetros para documentar acá en el apartado de resultados, ¿cómo seria la mejor forma de presentar estos resultados?</w:t>
      </w:r>
    </w:p>
  </w:comment>
  <w:comment w:id="49" w:author="Autor" w:initials="A">
    <w:p w14:paraId="2B24140F" w14:textId="77777777" w:rsidR="00D447FC" w:rsidRDefault="00D447FC" w:rsidP="00D447FC">
      <w:pPr>
        <w:pStyle w:val="Textocomentario"/>
        <w:jc w:val="left"/>
      </w:pPr>
      <w:r>
        <w:rPr>
          <w:rStyle w:val="Refdecomentario"/>
        </w:rPr>
        <w:annotationRef/>
      </w:r>
      <w:r>
        <w:t>Chicos, en las conclusiones se debe concluir con respecto a los objetivos y cerrar con una conclusión general.</w:t>
      </w:r>
    </w:p>
  </w:comment>
  <w:comment w:id="53" w:author="Autor" w:initials="A">
    <w:p w14:paraId="21719969" w14:textId="77777777" w:rsidR="00B54F5F" w:rsidRDefault="00B54F5F" w:rsidP="00E97D86">
      <w:pPr>
        <w:pStyle w:val="Textocomentario"/>
      </w:pPr>
      <w:r>
        <w:rPr>
          <w:rStyle w:val="Refdecomentario"/>
        </w:rPr>
        <w:annotationRef/>
      </w:r>
      <w:r>
        <w:t>Incluye en la tabla de contenido solo el título Anexos, no incluyas Anexo 1, Anexo 2, Anexo 3, etc.</w:t>
      </w:r>
    </w:p>
    <w:p w14:paraId="1E171F99" w14:textId="77777777" w:rsidR="00B54F5F" w:rsidRDefault="00B54F5F" w:rsidP="00E97D86">
      <w:pPr>
        <w:pStyle w:val="Textocomentario"/>
        <w:rPr>
          <w:b/>
          <w:color w:val="FF0000"/>
        </w:rPr>
      </w:pPr>
    </w:p>
    <w:p w14:paraId="7823EAE0" w14:textId="77777777" w:rsidR="00B54F5F" w:rsidRDefault="00B54F5F" w:rsidP="00E97D86">
      <w:pPr>
        <w:pStyle w:val="Textocomentario"/>
      </w:pPr>
      <w:r w:rsidRPr="00611283">
        <w:rPr>
          <w:b/>
          <w:color w:val="FF0000"/>
        </w:rPr>
        <w:t>Recuerd</w:t>
      </w:r>
      <w:r>
        <w:rPr>
          <w:b/>
          <w:color w:val="FF0000"/>
        </w:rPr>
        <w:t>a</w:t>
      </w:r>
      <w:r w:rsidRPr="00611283">
        <w:rPr>
          <w:b/>
          <w:color w:val="FF0000"/>
        </w:rPr>
        <w:t xml:space="preserve"> eliminar los comentarios</w:t>
      </w:r>
      <w:r>
        <w:t>; después de leerlos todos, puedes eliminarlos masivamente, así:</w:t>
      </w:r>
    </w:p>
    <w:p w14:paraId="14F6795B" w14:textId="77777777" w:rsidR="00B54F5F" w:rsidRDefault="00B54F5F" w:rsidP="00E97D86">
      <w:pPr>
        <w:pStyle w:val="Textocomentario"/>
      </w:pPr>
    </w:p>
    <w:p w14:paraId="12DDE124" w14:textId="4E9A53C7" w:rsidR="00B54F5F" w:rsidRDefault="00B54F5F" w:rsidP="00E97D86">
      <w:pPr>
        <w:pStyle w:val="Textocomentario"/>
      </w:pPr>
      <w:r>
        <w:t>Ubica el cursor en este último comentario &gt; Revisar &gt; Eliminar &gt; Eliminar todos los comentarios del documento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65F2AB5" w15:done="0"/>
  <w15:commentEx w15:paraId="7E3F1820" w15:done="0"/>
  <w15:commentEx w15:paraId="714EDD0D" w15:done="0"/>
  <w15:commentEx w15:paraId="176224B2" w15:done="0"/>
  <w15:commentEx w15:paraId="662FF624" w15:done="0"/>
  <w15:commentEx w15:paraId="65C83696" w15:done="0"/>
  <w15:commentEx w15:paraId="1EAC5DD2" w15:done="0"/>
  <w15:commentEx w15:paraId="7E6B1428" w15:done="0"/>
  <w15:commentEx w15:paraId="4D053F31" w15:done="0"/>
  <w15:commentEx w15:paraId="5FC2F72E" w15:done="0"/>
  <w15:commentEx w15:paraId="7404245D" w15:done="1"/>
  <w15:commentEx w15:paraId="5BA86EA8" w15:done="1"/>
  <w15:commentEx w15:paraId="44131166" w15:done="1"/>
  <w15:commentEx w15:paraId="278B3905" w15:done="0"/>
  <w15:commentEx w15:paraId="054A37B0" w15:done="0"/>
  <w15:commentEx w15:paraId="54BE0E28" w15:done="1"/>
  <w15:commentEx w15:paraId="4343A0DC" w15:paraIdParent="54BE0E28" w15:done="1"/>
  <w15:commentEx w15:paraId="023BACFE" w15:done="0"/>
  <w15:commentEx w15:paraId="7326038E" w15:done="1"/>
  <w15:commentEx w15:paraId="0904C27C" w15:paraIdParent="7326038E" w15:done="1"/>
  <w15:commentEx w15:paraId="716F387D" w15:done="0"/>
  <w15:commentEx w15:paraId="2B24140F" w15:done="0"/>
  <w15:commentEx w15:paraId="12DDE12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65F2AB5" w16cid:durableId="5CE3B0F4"/>
  <w16cid:commentId w16cid:paraId="7E3F1820" w16cid:durableId="2B4B26E7"/>
  <w16cid:commentId w16cid:paraId="714EDD0D" w16cid:durableId="2B4B26F4"/>
  <w16cid:commentId w16cid:paraId="176224B2" w16cid:durableId="2B4B270E"/>
  <w16cid:commentId w16cid:paraId="662FF624" w16cid:durableId="2B4B2949"/>
  <w16cid:commentId w16cid:paraId="65C83696" w16cid:durableId="23382058"/>
  <w16cid:commentId w16cid:paraId="1EAC5DD2" w16cid:durableId="23382059"/>
  <w16cid:commentId w16cid:paraId="7E6B1428" w16cid:durableId="2338205B"/>
  <w16cid:commentId w16cid:paraId="4D053F31" w16cid:durableId="2338205C"/>
  <w16cid:commentId w16cid:paraId="5FC2F72E" w16cid:durableId="2338205D"/>
  <w16cid:commentId w16cid:paraId="7404245D" w16cid:durableId="30EF76DA"/>
  <w16cid:commentId w16cid:paraId="5BA86EA8" w16cid:durableId="261753C7"/>
  <w16cid:commentId w16cid:paraId="44131166" w16cid:durableId="7411A2AA"/>
  <w16cid:commentId w16cid:paraId="278B3905" w16cid:durableId="2B4B6F67"/>
  <w16cid:commentId w16cid:paraId="054A37B0" w16cid:durableId="2B4B6F7C"/>
  <w16cid:commentId w16cid:paraId="54BE0E28" w16cid:durableId="53EA4FC3"/>
  <w16cid:commentId w16cid:paraId="4343A0DC" w16cid:durableId="3C6BA0F1"/>
  <w16cid:commentId w16cid:paraId="023BACFE" w16cid:durableId="31F2B4FA"/>
  <w16cid:commentId w16cid:paraId="7326038E" w16cid:durableId="42770BF9"/>
  <w16cid:commentId w16cid:paraId="0904C27C" w16cid:durableId="17F7DCC5"/>
  <w16cid:commentId w16cid:paraId="716F387D" w16cid:durableId="30D3890E"/>
  <w16cid:commentId w16cid:paraId="2B24140F" w16cid:durableId="31E5DE88"/>
  <w16cid:commentId w16cid:paraId="12DDE124" w16cid:durableId="2B54890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5CEA97" w14:textId="77777777" w:rsidR="002E1255" w:rsidRDefault="002E1255" w:rsidP="006B13CA">
      <w:pPr>
        <w:spacing w:line="240" w:lineRule="auto"/>
      </w:pPr>
      <w:r>
        <w:separator/>
      </w:r>
    </w:p>
  </w:endnote>
  <w:endnote w:type="continuationSeparator" w:id="0">
    <w:p w14:paraId="27A0018B" w14:textId="77777777" w:rsidR="002E1255" w:rsidRDefault="002E1255" w:rsidP="006B13CA">
      <w:pPr>
        <w:spacing w:line="240" w:lineRule="auto"/>
      </w:pPr>
      <w:r>
        <w:continuationSeparator/>
      </w:r>
    </w:p>
  </w:endnote>
  <w:endnote w:type="continuationNotice" w:id="1">
    <w:p w14:paraId="70B608DD" w14:textId="77777777" w:rsidR="002E1255" w:rsidRDefault="002E125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C1139" w14:textId="77777777" w:rsidR="002E1255" w:rsidRDefault="002E1255" w:rsidP="006B13CA">
      <w:pPr>
        <w:spacing w:line="240" w:lineRule="auto"/>
      </w:pPr>
      <w:r>
        <w:separator/>
      </w:r>
    </w:p>
  </w:footnote>
  <w:footnote w:type="continuationSeparator" w:id="0">
    <w:p w14:paraId="21A51E43" w14:textId="77777777" w:rsidR="002E1255" w:rsidRDefault="002E1255" w:rsidP="006B13CA">
      <w:pPr>
        <w:spacing w:line="240" w:lineRule="auto"/>
      </w:pPr>
      <w:r>
        <w:continuationSeparator/>
      </w:r>
    </w:p>
  </w:footnote>
  <w:footnote w:type="continuationNotice" w:id="1">
    <w:p w14:paraId="0927397E" w14:textId="77777777" w:rsidR="002E1255" w:rsidRDefault="002E125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4277E" w14:textId="235C3892" w:rsidR="00B54F5F" w:rsidRPr="00C75C90" w:rsidRDefault="00C75C90" w:rsidP="00C75C90">
    <w:pPr>
      <w:jc w:val="left"/>
      <w:rPr>
        <w:rFonts w:cs="Times New Roman"/>
      </w:rPr>
    </w:pPr>
    <w:r w:rsidRPr="00C75C90">
      <w:rPr>
        <w:rFonts w:cs="Times New Roman"/>
      </w:rPr>
      <w:t>Diseño de un sistema RFID para control e identificación eficiente de libros</w:t>
    </w:r>
    <w:r w:rsidR="0078592E">
      <w:tab/>
    </w:r>
    <w:r w:rsidR="0078592E">
      <w:tab/>
    </w:r>
    <w:sdt>
      <w:sdtPr>
        <w:rPr>
          <w:sz w:val="20"/>
          <w:szCs w:val="20"/>
        </w:rPr>
        <w:id w:val="-737634807"/>
        <w:docPartObj>
          <w:docPartGallery w:val="Page Numbers (Top of Page)"/>
          <w:docPartUnique/>
        </w:docPartObj>
      </w:sdtPr>
      <w:sdtEndPr>
        <w:rPr>
          <w:sz w:val="24"/>
          <w:szCs w:val="22"/>
        </w:rPr>
      </w:sdtEndPr>
      <w:sdtContent>
        <w:r w:rsidR="00B54F5F" w:rsidRPr="0008236F">
          <w:rPr>
            <w:sz w:val="20"/>
            <w:szCs w:val="20"/>
          </w:rPr>
          <w:fldChar w:fldCharType="begin"/>
        </w:r>
        <w:r w:rsidR="00B54F5F" w:rsidRPr="0005625F">
          <w:rPr>
            <w:sz w:val="20"/>
            <w:szCs w:val="20"/>
          </w:rPr>
          <w:instrText>PAGE   \* MERGEFORMAT</w:instrText>
        </w:r>
        <w:r w:rsidR="00B54F5F" w:rsidRPr="0008236F">
          <w:rPr>
            <w:sz w:val="20"/>
            <w:szCs w:val="20"/>
          </w:rPr>
          <w:fldChar w:fldCharType="separate"/>
        </w:r>
        <w:r w:rsidR="00B54F5F" w:rsidRPr="001F7371">
          <w:rPr>
            <w:noProof/>
            <w:sz w:val="20"/>
            <w:szCs w:val="20"/>
            <w:lang w:val="es-ES"/>
          </w:rPr>
          <w:t>2</w:t>
        </w:r>
        <w:r w:rsidR="0078592E" w:rsidRPr="001F7371">
          <w:rPr>
            <w:noProof/>
            <w:sz w:val="20"/>
            <w:szCs w:val="20"/>
            <w:lang w:val="es-ES"/>
          </w:rPr>
          <w:t>1</w:t>
        </w:r>
        <w:r w:rsidR="00B54F5F" w:rsidRPr="0008236F">
          <w:rPr>
            <w:sz w:val="20"/>
            <w:szCs w:val="20"/>
          </w:rPr>
          <w:fldChar w:fldCharType="end"/>
        </w:r>
      </w:sdtContent>
    </w:sdt>
  </w:p>
  <w:p w14:paraId="26096CA9" w14:textId="1ACBB3B0" w:rsidR="00B54F5F" w:rsidRPr="002A5855" w:rsidRDefault="00000000" w:rsidP="00FB4833">
    <w:pPr>
      <w:pStyle w:val="Encabezado"/>
      <w:jc w:val="left"/>
      <w:rPr>
        <w:sz w:val="20"/>
        <w:szCs w:val="20"/>
      </w:rPr>
    </w:pPr>
    <w:r>
      <w:rPr>
        <w:sz w:val="20"/>
        <w:szCs w:val="20"/>
      </w:rPr>
      <w:pict w14:anchorId="12E29E18">
        <v:rect id="_x0000_i1025" style="width:470.2pt;height:1pt" o:hralign="center" o:hrstd="t" o:hrnoshade="t" o:hr="t" fillcolor="#ed7d31 [3205]" stroked="f"/>
      </w:pict>
    </w:r>
  </w:p>
  <w:p w14:paraId="21A3D53C" w14:textId="25EEBD37" w:rsidR="00B54F5F" w:rsidRDefault="00B54F5F" w:rsidP="00F06DAB">
    <w:pPr>
      <w:tabs>
        <w:tab w:val="left" w:pos="6437"/>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253B6"/>
    <w:multiLevelType w:val="hybridMultilevel"/>
    <w:tmpl w:val="8EC24EA8"/>
    <w:lvl w:ilvl="0" w:tplc="5776BC90">
      <w:start w:val="1"/>
      <w:numFmt w:val="decimal"/>
      <w:lvlText w:val="%1."/>
      <w:lvlJc w:val="left"/>
      <w:pPr>
        <w:ind w:left="1069" w:hanging="360"/>
      </w:pPr>
      <w:rPr>
        <w:rFonts w:hint="default"/>
      </w:rPr>
    </w:lvl>
    <w:lvl w:ilvl="1" w:tplc="240A0019" w:tentative="1">
      <w:start w:val="1"/>
      <w:numFmt w:val="lowerLetter"/>
      <w:lvlText w:val="%2."/>
      <w:lvlJc w:val="left"/>
      <w:pPr>
        <w:ind w:left="1789" w:hanging="360"/>
      </w:pPr>
    </w:lvl>
    <w:lvl w:ilvl="2" w:tplc="240A001B" w:tentative="1">
      <w:start w:val="1"/>
      <w:numFmt w:val="lowerRoman"/>
      <w:lvlText w:val="%3."/>
      <w:lvlJc w:val="right"/>
      <w:pPr>
        <w:ind w:left="2509" w:hanging="180"/>
      </w:pPr>
    </w:lvl>
    <w:lvl w:ilvl="3" w:tplc="240A000F" w:tentative="1">
      <w:start w:val="1"/>
      <w:numFmt w:val="decimal"/>
      <w:lvlText w:val="%4."/>
      <w:lvlJc w:val="left"/>
      <w:pPr>
        <w:ind w:left="3229" w:hanging="360"/>
      </w:pPr>
    </w:lvl>
    <w:lvl w:ilvl="4" w:tplc="240A0019" w:tentative="1">
      <w:start w:val="1"/>
      <w:numFmt w:val="lowerLetter"/>
      <w:lvlText w:val="%5."/>
      <w:lvlJc w:val="left"/>
      <w:pPr>
        <w:ind w:left="3949" w:hanging="360"/>
      </w:pPr>
    </w:lvl>
    <w:lvl w:ilvl="5" w:tplc="240A001B" w:tentative="1">
      <w:start w:val="1"/>
      <w:numFmt w:val="lowerRoman"/>
      <w:lvlText w:val="%6."/>
      <w:lvlJc w:val="right"/>
      <w:pPr>
        <w:ind w:left="4669" w:hanging="180"/>
      </w:pPr>
    </w:lvl>
    <w:lvl w:ilvl="6" w:tplc="240A000F" w:tentative="1">
      <w:start w:val="1"/>
      <w:numFmt w:val="decimal"/>
      <w:lvlText w:val="%7."/>
      <w:lvlJc w:val="left"/>
      <w:pPr>
        <w:ind w:left="5389" w:hanging="360"/>
      </w:pPr>
    </w:lvl>
    <w:lvl w:ilvl="7" w:tplc="240A0019" w:tentative="1">
      <w:start w:val="1"/>
      <w:numFmt w:val="lowerLetter"/>
      <w:lvlText w:val="%8."/>
      <w:lvlJc w:val="left"/>
      <w:pPr>
        <w:ind w:left="6109" w:hanging="360"/>
      </w:pPr>
    </w:lvl>
    <w:lvl w:ilvl="8" w:tplc="240A001B" w:tentative="1">
      <w:start w:val="1"/>
      <w:numFmt w:val="lowerRoman"/>
      <w:lvlText w:val="%9."/>
      <w:lvlJc w:val="right"/>
      <w:pPr>
        <w:ind w:left="6829" w:hanging="180"/>
      </w:pPr>
    </w:lvl>
  </w:abstractNum>
  <w:abstractNum w:abstractNumId="1" w15:restartNumberingAfterBreak="0">
    <w:nsid w:val="03D12768"/>
    <w:multiLevelType w:val="hybridMultilevel"/>
    <w:tmpl w:val="188C380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684254C"/>
    <w:multiLevelType w:val="hybridMultilevel"/>
    <w:tmpl w:val="30627B92"/>
    <w:lvl w:ilvl="0" w:tplc="FC7E163E">
      <w:start w:val="1"/>
      <w:numFmt w:val="bullet"/>
      <w:lvlText w:val=""/>
      <w:lvlJc w:val="left"/>
      <w:pPr>
        <w:ind w:left="1080" w:hanging="360"/>
      </w:pPr>
      <w:rPr>
        <w:rFonts w:ascii="Symbol" w:hAnsi="Symbol"/>
      </w:rPr>
    </w:lvl>
    <w:lvl w:ilvl="1" w:tplc="C4DEF6AA">
      <w:start w:val="1"/>
      <w:numFmt w:val="bullet"/>
      <w:lvlText w:val=""/>
      <w:lvlJc w:val="left"/>
      <w:pPr>
        <w:ind w:left="1080" w:hanging="360"/>
      </w:pPr>
      <w:rPr>
        <w:rFonts w:ascii="Symbol" w:hAnsi="Symbol"/>
      </w:rPr>
    </w:lvl>
    <w:lvl w:ilvl="2" w:tplc="9990D6F2">
      <w:start w:val="1"/>
      <w:numFmt w:val="bullet"/>
      <w:lvlText w:val=""/>
      <w:lvlJc w:val="left"/>
      <w:pPr>
        <w:ind w:left="1080" w:hanging="360"/>
      </w:pPr>
      <w:rPr>
        <w:rFonts w:ascii="Symbol" w:hAnsi="Symbol"/>
      </w:rPr>
    </w:lvl>
    <w:lvl w:ilvl="3" w:tplc="B894AE5A">
      <w:start w:val="1"/>
      <w:numFmt w:val="bullet"/>
      <w:lvlText w:val=""/>
      <w:lvlJc w:val="left"/>
      <w:pPr>
        <w:ind w:left="1080" w:hanging="360"/>
      </w:pPr>
      <w:rPr>
        <w:rFonts w:ascii="Symbol" w:hAnsi="Symbol"/>
      </w:rPr>
    </w:lvl>
    <w:lvl w:ilvl="4" w:tplc="43A213F0">
      <w:start w:val="1"/>
      <w:numFmt w:val="bullet"/>
      <w:lvlText w:val=""/>
      <w:lvlJc w:val="left"/>
      <w:pPr>
        <w:ind w:left="1080" w:hanging="360"/>
      </w:pPr>
      <w:rPr>
        <w:rFonts w:ascii="Symbol" w:hAnsi="Symbol"/>
      </w:rPr>
    </w:lvl>
    <w:lvl w:ilvl="5" w:tplc="463A6F16">
      <w:start w:val="1"/>
      <w:numFmt w:val="bullet"/>
      <w:lvlText w:val=""/>
      <w:lvlJc w:val="left"/>
      <w:pPr>
        <w:ind w:left="1080" w:hanging="360"/>
      </w:pPr>
      <w:rPr>
        <w:rFonts w:ascii="Symbol" w:hAnsi="Symbol"/>
      </w:rPr>
    </w:lvl>
    <w:lvl w:ilvl="6" w:tplc="15C0C5A6">
      <w:start w:val="1"/>
      <w:numFmt w:val="bullet"/>
      <w:lvlText w:val=""/>
      <w:lvlJc w:val="left"/>
      <w:pPr>
        <w:ind w:left="1080" w:hanging="360"/>
      </w:pPr>
      <w:rPr>
        <w:rFonts w:ascii="Symbol" w:hAnsi="Symbol"/>
      </w:rPr>
    </w:lvl>
    <w:lvl w:ilvl="7" w:tplc="192AA258">
      <w:start w:val="1"/>
      <w:numFmt w:val="bullet"/>
      <w:lvlText w:val=""/>
      <w:lvlJc w:val="left"/>
      <w:pPr>
        <w:ind w:left="1080" w:hanging="360"/>
      </w:pPr>
      <w:rPr>
        <w:rFonts w:ascii="Symbol" w:hAnsi="Symbol"/>
      </w:rPr>
    </w:lvl>
    <w:lvl w:ilvl="8" w:tplc="8CD09A76">
      <w:start w:val="1"/>
      <w:numFmt w:val="bullet"/>
      <w:lvlText w:val=""/>
      <w:lvlJc w:val="left"/>
      <w:pPr>
        <w:ind w:left="1080" w:hanging="360"/>
      </w:pPr>
      <w:rPr>
        <w:rFonts w:ascii="Symbol" w:hAnsi="Symbol"/>
      </w:rPr>
    </w:lvl>
  </w:abstractNum>
  <w:abstractNum w:abstractNumId="3" w15:restartNumberingAfterBreak="0">
    <w:nsid w:val="1060545B"/>
    <w:multiLevelType w:val="hybridMultilevel"/>
    <w:tmpl w:val="F87A13CA"/>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0DB4407"/>
    <w:multiLevelType w:val="hybridMultilevel"/>
    <w:tmpl w:val="7E4CC258"/>
    <w:lvl w:ilvl="0" w:tplc="07886E8C">
      <w:start w:val="1"/>
      <w:numFmt w:val="decimal"/>
      <w:lvlText w:val="%1."/>
      <w:lvlJc w:val="left"/>
      <w:pPr>
        <w:ind w:left="1416" w:hanging="708"/>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5" w15:restartNumberingAfterBreak="0">
    <w:nsid w:val="115B149D"/>
    <w:multiLevelType w:val="hybridMultilevel"/>
    <w:tmpl w:val="81CAA7D4"/>
    <w:lvl w:ilvl="0" w:tplc="09B0ECFE">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6" w15:restartNumberingAfterBreak="0">
    <w:nsid w:val="117B5D97"/>
    <w:multiLevelType w:val="hybridMultilevel"/>
    <w:tmpl w:val="7CBEEF0E"/>
    <w:lvl w:ilvl="0" w:tplc="240A0001">
      <w:start w:val="1"/>
      <w:numFmt w:val="bullet"/>
      <w:lvlText w:val=""/>
      <w:lvlJc w:val="left"/>
      <w:pPr>
        <w:ind w:left="2138" w:hanging="360"/>
      </w:pPr>
      <w:rPr>
        <w:rFonts w:ascii="Symbol" w:hAnsi="Symbol" w:hint="default"/>
      </w:rPr>
    </w:lvl>
    <w:lvl w:ilvl="1" w:tplc="240A0003" w:tentative="1">
      <w:start w:val="1"/>
      <w:numFmt w:val="bullet"/>
      <w:lvlText w:val="o"/>
      <w:lvlJc w:val="left"/>
      <w:pPr>
        <w:ind w:left="2858" w:hanging="360"/>
      </w:pPr>
      <w:rPr>
        <w:rFonts w:ascii="Courier New" w:hAnsi="Courier New" w:cs="Courier New" w:hint="default"/>
      </w:rPr>
    </w:lvl>
    <w:lvl w:ilvl="2" w:tplc="240A0005" w:tentative="1">
      <w:start w:val="1"/>
      <w:numFmt w:val="bullet"/>
      <w:lvlText w:val=""/>
      <w:lvlJc w:val="left"/>
      <w:pPr>
        <w:ind w:left="3578" w:hanging="360"/>
      </w:pPr>
      <w:rPr>
        <w:rFonts w:ascii="Wingdings" w:hAnsi="Wingdings" w:hint="default"/>
      </w:rPr>
    </w:lvl>
    <w:lvl w:ilvl="3" w:tplc="240A0001" w:tentative="1">
      <w:start w:val="1"/>
      <w:numFmt w:val="bullet"/>
      <w:lvlText w:val=""/>
      <w:lvlJc w:val="left"/>
      <w:pPr>
        <w:ind w:left="4298" w:hanging="360"/>
      </w:pPr>
      <w:rPr>
        <w:rFonts w:ascii="Symbol" w:hAnsi="Symbol" w:hint="default"/>
      </w:rPr>
    </w:lvl>
    <w:lvl w:ilvl="4" w:tplc="240A0003" w:tentative="1">
      <w:start w:val="1"/>
      <w:numFmt w:val="bullet"/>
      <w:lvlText w:val="o"/>
      <w:lvlJc w:val="left"/>
      <w:pPr>
        <w:ind w:left="5018" w:hanging="360"/>
      </w:pPr>
      <w:rPr>
        <w:rFonts w:ascii="Courier New" w:hAnsi="Courier New" w:cs="Courier New" w:hint="default"/>
      </w:rPr>
    </w:lvl>
    <w:lvl w:ilvl="5" w:tplc="240A0005" w:tentative="1">
      <w:start w:val="1"/>
      <w:numFmt w:val="bullet"/>
      <w:lvlText w:val=""/>
      <w:lvlJc w:val="left"/>
      <w:pPr>
        <w:ind w:left="5738" w:hanging="360"/>
      </w:pPr>
      <w:rPr>
        <w:rFonts w:ascii="Wingdings" w:hAnsi="Wingdings" w:hint="default"/>
      </w:rPr>
    </w:lvl>
    <w:lvl w:ilvl="6" w:tplc="240A0001" w:tentative="1">
      <w:start w:val="1"/>
      <w:numFmt w:val="bullet"/>
      <w:lvlText w:val=""/>
      <w:lvlJc w:val="left"/>
      <w:pPr>
        <w:ind w:left="6458" w:hanging="360"/>
      </w:pPr>
      <w:rPr>
        <w:rFonts w:ascii="Symbol" w:hAnsi="Symbol" w:hint="default"/>
      </w:rPr>
    </w:lvl>
    <w:lvl w:ilvl="7" w:tplc="240A0003" w:tentative="1">
      <w:start w:val="1"/>
      <w:numFmt w:val="bullet"/>
      <w:lvlText w:val="o"/>
      <w:lvlJc w:val="left"/>
      <w:pPr>
        <w:ind w:left="7178" w:hanging="360"/>
      </w:pPr>
      <w:rPr>
        <w:rFonts w:ascii="Courier New" w:hAnsi="Courier New" w:cs="Courier New" w:hint="default"/>
      </w:rPr>
    </w:lvl>
    <w:lvl w:ilvl="8" w:tplc="240A0005" w:tentative="1">
      <w:start w:val="1"/>
      <w:numFmt w:val="bullet"/>
      <w:lvlText w:val=""/>
      <w:lvlJc w:val="left"/>
      <w:pPr>
        <w:ind w:left="7898" w:hanging="360"/>
      </w:pPr>
      <w:rPr>
        <w:rFonts w:ascii="Wingdings" w:hAnsi="Wingdings" w:hint="default"/>
      </w:rPr>
    </w:lvl>
  </w:abstractNum>
  <w:abstractNum w:abstractNumId="7" w15:restartNumberingAfterBreak="0">
    <w:nsid w:val="15A63DB4"/>
    <w:multiLevelType w:val="hybridMultilevel"/>
    <w:tmpl w:val="E13EA632"/>
    <w:lvl w:ilvl="0" w:tplc="63AE6E52">
      <w:start w:val="1"/>
      <w:numFmt w:val="bullet"/>
      <w:lvlText w:val=""/>
      <w:lvlJc w:val="left"/>
      <w:pPr>
        <w:ind w:left="1080" w:hanging="360"/>
      </w:pPr>
      <w:rPr>
        <w:rFonts w:ascii="Symbol" w:hAnsi="Symbol"/>
      </w:rPr>
    </w:lvl>
    <w:lvl w:ilvl="1" w:tplc="A7283F00">
      <w:start w:val="1"/>
      <w:numFmt w:val="bullet"/>
      <w:lvlText w:val=""/>
      <w:lvlJc w:val="left"/>
      <w:pPr>
        <w:ind w:left="1080" w:hanging="360"/>
      </w:pPr>
      <w:rPr>
        <w:rFonts w:ascii="Symbol" w:hAnsi="Symbol"/>
      </w:rPr>
    </w:lvl>
    <w:lvl w:ilvl="2" w:tplc="4670CC26">
      <w:start w:val="1"/>
      <w:numFmt w:val="bullet"/>
      <w:lvlText w:val=""/>
      <w:lvlJc w:val="left"/>
      <w:pPr>
        <w:ind w:left="1080" w:hanging="360"/>
      </w:pPr>
      <w:rPr>
        <w:rFonts w:ascii="Symbol" w:hAnsi="Symbol"/>
      </w:rPr>
    </w:lvl>
    <w:lvl w:ilvl="3" w:tplc="784454D6">
      <w:start w:val="1"/>
      <w:numFmt w:val="bullet"/>
      <w:lvlText w:val=""/>
      <w:lvlJc w:val="left"/>
      <w:pPr>
        <w:ind w:left="1080" w:hanging="360"/>
      </w:pPr>
      <w:rPr>
        <w:rFonts w:ascii="Symbol" w:hAnsi="Symbol"/>
      </w:rPr>
    </w:lvl>
    <w:lvl w:ilvl="4" w:tplc="EE9C8352">
      <w:start w:val="1"/>
      <w:numFmt w:val="bullet"/>
      <w:lvlText w:val=""/>
      <w:lvlJc w:val="left"/>
      <w:pPr>
        <w:ind w:left="1080" w:hanging="360"/>
      </w:pPr>
      <w:rPr>
        <w:rFonts w:ascii="Symbol" w:hAnsi="Symbol"/>
      </w:rPr>
    </w:lvl>
    <w:lvl w:ilvl="5" w:tplc="51B88F18">
      <w:start w:val="1"/>
      <w:numFmt w:val="bullet"/>
      <w:lvlText w:val=""/>
      <w:lvlJc w:val="left"/>
      <w:pPr>
        <w:ind w:left="1080" w:hanging="360"/>
      </w:pPr>
      <w:rPr>
        <w:rFonts w:ascii="Symbol" w:hAnsi="Symbol"/>
      </w:rPr>
    </w:lvl>
    <w:lvl w:ilvl="6" w:tplc="0400CA0C">
      <w:start w:val="1"/>
      <w:numFmt w:val="bullet"/>
      <w:lvlText w:val=""/>
      <w:lvlJc w:val="left"/>
      <w:pPr>
        <w:ind w:left="1080" w:hanging="360"/>
      </w:pPr>
      <w:rPr>
        <w:rFonts w:ascii="Symbol" w:hAnsi="Symbol"/>
      </w:rPr>
    </w:lvl>
    <w:lvl w:ilvl="7" w:tplc="E9C6F1F8">
      <w:start w:val="1"/>
      <w:numFmt w:val="bullet"/>
      <w:lvlText w:val=""/>
      <w:lvlJc w:val="left"/>
      <w:pPr>
        <w:ind w:left="1080" w:hanging="360"/>
      </w:pPr>
      <w:rPr>
        <w:rFonts w:ascii="Symbol" w:hAnsi="Symbol"/>
      </w:rPr>
    </w:lvl>
    <w:lvl w:ilvl="8" w:tplc="599878BC">
      <w:start w:val="1"/>
      <w:numFmt w:val="bullet"/>
      <w:lvlText w:val=""/>
      <w:lvlJc w:val="left"/>
      <w:pPr>
        <w:ind w:left="1080" w:hanging="360"/>
      </w:pPr>
      <w:rPr>
        <w:rFonts w:ascii="Symbol" w:hAnsi="Symbol"/>
      </w:rPr>
    </w:lvl>
  </w:abstractNum>
  <w:abstractNum w:abstractNumId="8" w15:restartNumberingAfterBreak="0">
    <w:nsid w:val="15AE6F62"/>
    <w:multiLevelType w:val="multilevel"/>
    <w:tmpl w:val="8B9A24E0"/>
    <w:lvl w:ilvl="0">
      <w:start w:val="1"/>
      <w:numFmt w:val="bullet"/>
      <w:lvlText w:val=""/>
      <w:lvlJc w:val="left"/>
      <w:pPr>
        <w:tabs>
          <w:tab w:val="num" w:pos="2136"/>
        </w:tabs>
        <w:ind w:left="2136" w:hanging="360"/>
      </w:pPr>
      <w:rPr>
        <w:rFonts w:ascii="Symbol" w:hAnsi="Symbol" w:hint="default"/>
        <w:sz w:val="20"/>
      </w:rPr>
    </w:lvl>
    <w:lvl w:ilvl="1" w:tentative="1">
      <w:start w:val="1"/>
      <w:numFmt w:val="bullet"/>
      <w:lvlText w:val="o"/>
      <w:lvlJc w:val="left"/>
      <w:pPr>
        <w:tabs>
          <w:tab w:val="num" w:pos="2856"/>
        </w:tabs>
        <w:ind w:left="2856" w:hanging="360"/>
      </w:pPr>
      <w:rPr>
        <w:rFonts w:ascii="Courier New" w:hAnsi="Courier New" w:hint="default"/>
        <w:sz w:val="20"/>
      </w:rPr>
    </w:lvl>
    <w:lvl w:ilvl="2" w:tentative="1">
      <w:start w:val="1"/>
      <w:numFmt w:val="bullet"/>
      <w:lvlText w:val=""/>
      <w:lvlJc w:val="left"/>
      <w:pPr>
        <w:tabs>
          <w:tab w:val="num" w:pos="3576"/>
        </w:tabs>
        <w:ind w:left="3576" w:hanging="360"/>
      </w:pPr>
      <w:rPr>
        <w:rFonts w:ascii="Wingdings" w:hAnsi="Wingdings" w:hint="default"/>
        <w:sz w:val="20"/>
      </w:rPr>
    </w:lvl>
    <w:lvl w:ilvl="3" w:tentative="1">
      <w:start w:val="1"/>
      <w:numFmt w:val="bullet"/>
      <w:lvlText w:val=""/>
      <w:lvlJc w:val="left"/>
      <w:pPr>
        <w:tabs>
          <w:tab w:val="num" w:pos="4296"/>
        </w:tabs>
        <w:ind w:left="4296" w:hanging="360"/>
      </w:pPr>
      <w:rPr>
        <w:rFonts w:ascii="Wingdings" w:hAnsi="Wingdings" w:hint="default"/>
        <w:sz w:val="20"/>
      </w:rPr>
    </w:lvl>
    <w:lvl w:ilvl="4" w:tentative="1">
      <w:start w:val="1"/>
      <w:numFmt w:val="bullet"/>
      <w:lvlText w:val=""/>
      <w:lvlJc w:val="left"/>
      <w:pPr>
        <w:tabs>
          <w:tab w:val="num" w:pos="5016"/>
        </w:tabs>
        <w:ind w:left="5016" w:hanging="360"/>
      </w:pPr>
      <w:rPr>
        <w:rFonts w:ascii="Wingdings" w:hAnsi="Wingdings" w:hint="default"/>
        <w:sz w:val="20"/>
      </w:rPr>
    </w:lvl>
    <w:lvl w:ilvl="5" w:tentative="1">
      <w:start w:val="1"/>
      <w:numFmt w:val="bullet"/>
      <w:lvlText w:val=""/>
      <w:lvlJc w:val="left"/>
      <w:pPr>
        <w:tabs>
          <w:tab w:val="num" w:pos="5736"/>
        </w:tabs>
        <w:ind w:left="5736" w:hanging="360"/>
      </w:pPr>
      <w:rPr>
        <w:rFonts w:ascii="Wingdings" w:hAnsi="Wingdings" w:hint="default"/>
        <w:sz w:val="20"/>
      </w:rPr>
    </w:lvl>
    <w:lvl w:ilvl="6" w:tentative="1">
      <w:start w:val="1"/>
      <w:numFmt w:val="bullet"/>
      <w:lvlText w:val=""/>
      <w:lvlJc w:val="left"/>
      <w:pPr>
        <w:tabs>
          <w:tab w:val="num" w:pos="6456"/>
        </w:tabs>
        <w:ind w:left="6456" w:hanging="360"/>
      </w:pPr>
      <w:rPr>
        <w:rFonts w:ascii="Wingdings" w:hAnsi="Wingdings" w:hint="default"/>
        <w:sz w:val="20"/>
      </w:rPr>
    </w:lvl>
    <w:lvl w:ilvl="7" w:tentative="1">
      <w:start w:val="1"/>
      <w:numFmt w:val="bullet"/>
      <w:lvlText w:val=""/>
      <w:lvlJc w:val="left"/>
      <w:pPr>
        <w:tabs>
          <w:tab w:val="num" w:pos="7176"/>
        </w:tabs>
        <w:ind w:left="7176" w:hanging="360"/>
      </w:pPr>
      <w:rPr>
        <w:rFonts w:ascii="Wingdings" w:hAnsi="Wingdings" w:hint="default"/>
        <w:sz w:val="20"/>
      </w:rPr>
    </w:lvl>
    <w:lvl w:ilvl="8" w:tentative="1">
      <w:start w:val="1"/>
      <w:numFmt w:val="bullet"/>
      <w:lvlText w:val=""/>
      <w:lvlJc w:val="left"/>
      <w:pPr>
        <w:tabs>
          <w:tab w:val="num" w:pos="7896"/>
        </w:tabs>
        <w:ind w:left="7896" w:hanging="360"/>
      </w:pPr>
      <w:rPr>
        <w:rFonts w:ascii="Wingdings" w:hAnsi="Wingdings" w:hint="default"/>
        <w:sz w:val="20"/>
      </w:rPr>
    </w:lvl>
  </w:abstractNum>
  <w:abstractNum w:abstractNumId="9" w15:restartNumberingAfterBreak="0">
    <w:nsid w:val="1A1F48F5"/>
    <w:multiLevelType w:val="hybridMultilevel"/>
    <w:tmpl w:val="2E70CE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A7A7053"/>
    <w:multiLevelType w:val="hybridMultilevel"/>
    <w:tmpl w:val="0330C7A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1" w15:restartNumberingAfterBreak="0">
    <w:nsid w:val="1C4E109E"/>
    <w:multiLevelType w:val="hybridMultilevel"/>
    <w:tmpl w:val="4CA6F74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2088275E"/>
    <w:multiLevelType w:val="hybridMultilevel"/>
    <w:tmpl w:val="07D84F30"/>
    <w:lvl w:ilvl="0" w:tplc="68CE35FC">
      <w:start w:val="1"/>
      <w:numFmt w:val="bullet"/>
      <w:lvlText w:val=""/>
      <w:lvlJc w:val="left"/>
      <w:pPr>
        <w:ind w:left="1080" w:hanging="360"/>
      </w:pPr>
      <w:rPr>
        <w:rFonts w:ascii="Symbol" w:hAnsi="Symbol"/>
      </w:rPr>
    </w:lvl>
    <w:lvl w:ilvl="1" w:tplc="5E36BA28">
      <w:start w:val="1"/>
      <w:numFmt w:val="bullet"/>
      <w:lvlText w:val=""/>
      <w:lvlJc w:val="left"/>
      <w:pPr>
        <w:ind w:left="1080" w:hanging="360"/>
      </w:pPr>
      <w:rPr>
        <w:rFonts w:ascii="Symbol" w:hAnsi="Symbol"/>
      </w:rPr>
    </w:lvl>
    <w:lvl w:ilvl="2" w:tplc="0D6AE0B4">
      <w:start w:val="1"/>
      <w:numFmt w:val="bullet"/>
      <w:lvlText w:val=""/>
      <w:lvlJc w:val="left"/>
      <w:pPr>
        <w:ind w:left="1080" w:hanging="360"/>
      </w:pPr>
      <w:rPr>
        <w:rFonts w:ascii="Symbol" w:hAnsi="Symbol"/>
      </w:rPr>
    </w:lvl>
    <w:lvl w:ilvl="3" w:tplc="E63AEB36">
      <w:start w:val="1"/>
      <w:numFmt w:val="bullet"/>
      <w:lvlText w:val=""/>
      <w:lvlJc w:val="left"/>
      <w:pPr>
        <w:ind w:left="1080" w:hanging="360"/>
      </w:pPr>
      <w:rPr>
        <w:rFonts w:ascii="Symbol" w:hAnsi="Symbol"/>
      </w:rPr>
    </w:lvl>
    <w:lvl w:ilvl="4" w:tplc="FFCCEC2A">
      <w:start w:val="1"/>
      <w:numFmt w:val="bullet"/>
      <w:lvlText w:val=""/>
      <w:lvlJc w:val="left"/>
      <w:pPr>
        <w:ind w:left="1080" w:hanging="360"/>
      </w:pPr>
      <w:rPr>
        <w:rFonts w:ascii="Symbol" w:hAnsi="Symbol"/>
      </w:rPr>
    </w:lvl>
    <w:lvl w:ilvl="5" w:tplc="8864CC06">
      <w:start w:val="1"/>
      <w:numFmt w:val="bullet"/>
      <w:lvlText w:val=""/>
      <w:lvlJc w:val="left"/>
      <w:pPr>
        <w:ind w:left="1080" w:hanging="360"/>
      </w:pPr>
      <w:rPr>
        <w:rFonts w:ascii="Symbol" w:hAnsi="Symbol"/>
      </w:rPr>
    </w:lvl>
    <w:lvl w:ilvl="6" w:tplc="AE4C367C">
      <w:start w:val="1"/>
      <w:numFmt w:val="bullet"/>
      <w:lvlText w:val=""/>
      <w:lvlJc w:val="left"/>
      <w:pPr>
        <w:ind w:left="1080" w:hanging="360"/>
      </w:pPr>
      <w:rPr>
        <w:rFonts w:ascii="Symbol" w:hAnsi="Symbol"/>
      </w:rPr>
    </w:lvl>
    <w:lvl w:ilvl="7" w:tplc="B8FAD934">
      <w:start w:val="1"/>
      <w:numFmt w:val="bullet"/>
      <w:lvlText w:val=""/>
      <w:lvlJc w:val="left"/>
      <w:pPr>
        <w:ind w:left="1080" w:hanging="360"/>
      </w:pPr>
      <w:rPr>
        <w:rFonts w:ascii="Symbol" w:hAnsi="Symbol"/>
      </w:rPr>
    </w:lvl>
    <w:lvl w:ilvl="8" w:tplc="18DE5E8C">
      <w:start w:val="1"/>
      <w:numFmt w:val="bullet"/>
      <w:lvlText w:val=""/>
      <w:lvlJc w:val="left"/>
      <w:pPr>
        <w:ind w:left="1080" w:hanging="360"/>
      </w:pPr>
      <w:rPr>
        <w:rFonts w:ascii="Symbol" w:hAnsi="Symbol"/>
      </w:rPr>
    </w:lvl>
  </w:abstractNum>
  <w:abstractNum w:abstractNumId="13" w15:restartNumberingAfterBreak="0">
    <w:nsid w:val="2139362F"/>
    <w:multiLevelType w:val="hybridMultilevel"/>
    <w:tmpl w:val="D79AF148"/>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4" w15:restartNumberingAfterBreak="0">
    <w:nsid w:val="25F4291F"/>
    <w:multiLevelType w:val="hybridMultilevel"/>
    <w:tmpl w:val="91D06672"/>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5" w15:restartNumberingAfterBreak="0">
    <w:nsid w:val="26DF6EF0"/>
    <w:multiLevelType w:val="hybridMultilevel"/>
    <w:tmpl w:val="9A1CD0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74365A6"/>
    <w:multiLevelType w:val="hybridMultilevel"/>
    <w:tmpl w:val="5E38DF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EF77222"/>
    <w:multiLevelType w:val="hybridMultilevel"/>
    <w:tmpl w:val="895298B8"/>
    <w:lvl w:ilvl="0" w:tplc="4BB26E98">
      <w:start w:val="1"/>
      <w:numFmt w:val="bullet"/>
      <w:lvlText w:val=""/>
      <w:lvlJc w:val="left"/>
      <w:pPr>
        <w:ind w:left="1080" w:hanging="360"/>
      </w:pPr>
      <w:rPr>
        <w:rFonts w:ascii="Symbol" w:hAnsi="Symbol"/>
      </w:rPr>
    </w:lvl>
    <w:lvl w:ilvl="1" w:tplc="4E5465F0">
      <w:start w:val="1"/>
      <w:numFmt w:val="bullet"/>
      <w:lvlText w:val=""/>
      <w:lvlJc w:val="left"/>
      <w:pPr>
        <w:ind w:left="1080" w:hanging="360"/>
      </w:pPr>
      <w:rPr>
        <w:rFonts w:ascii="Symbol" w:hAnsi="Symbol"/>
      </w:rPr>
    </w:lvl>
    <w:lvl w:ilvl="2" w:tplc="4628E5BA">
      <w:start w:val="1"/>
      <w:numFmt w:val="bullet"/>
      <w:lvlText w:val=""/>
      <w:lvlJc w:val="left"/>
      <w:pPr>
        <w:ind w:left="1080" w:hanging="360"/>
      </w:pPr>
      <w:rPr>
        <w:rFonts w:ascii="Symbol" w:hAnsi="Symbol"/>
      </w:rPr>
    </w:lvl>
    <w:lvl w:ilvl="3" w:tplc="9CA61554">
      <w:start w:val="1"/>
      <w:numFmt w:val="bullet"/>
      <w:lvlText w:val=""/>
      <w:lvlJc w:val="left"/>
      <w:pPr>
        <w:ind w:left="1080" w:hanging="360"/>
      </w:pPr>
      <w:rPr>
        <w:rFonts w:ascii="Symbol" w:hAnsi="Symbol"/>
      </w:rPr>
    </w:lvl>
    <w:lvl w:ilvl="4" w:tplc="BDB42CA4">
      <w:start w:val="1"/>
      <w:numFmt w:val="bullet"/>
      <w:lvlText w:val=""/>
      <w:lvlJc w:val="left"/>
      <w:pPr>
        <w:ind w:left="1080" w:hanging="360"/>
      </w:pPr>
      <w:rPr>
        <w:rFonts w:ascii="Symbol" w:hAnsi="Symbol"/>
      </w:rPr>
    </w:lvl>
    <w:lvl w:ilvl="5" w:tplc="1F322968">
      <w:start w:val="1"/>
      <w:numFmt w:val="bullet"/>
      <w:lvlText w:val=""/>
      <w:lvlJc w:val="left"/>
      <w:pPr>
        <w:ind w:left="1080" w:hanging="360"/>
      </w:pPr>
      <w:rPr>
        <w:rFonts w:ascii="Symbol" w:hAnsi="Symbol"/>
      </w:rPr>
    </w:lvl>
    <w:lvl w:ilvl="6" w:tplc="CFFEC42C">
      <w:start w:val="1"/>
      <w:numFmt w:val="bullet"/>
      <w:lvlText w:val=""/>
      <w:lvlJc w:val="left"/>
      <w:pPr>
        <w:ind w:left="1080" w:hanging="360"/>
      </w:pPr>
      <w:rPr>
        <w:rFonts w:ascii="Symbol" w:hAnsi="Symbol"/>
      </w:rPr>
    </w:lvl>
    <w:lvl w:ilvl="7" w:tplc="59AEFB60">
      <w:start w:val="1"/>
      <w:numFmt w:val="bullet"/>
      <w:lvlText w:val=""/>
      <w:lvlJc w:val="left"/>
      <w:pPr>
        <w:ind w:left="1080" w:hanging="360"/>
      </w:pPr>
      <w:rPr>
        <w:rFonts w:ascii="Symbol" w:hAnsi="Symbol"/>
      </w:rPr>
    </w:lvl>
    <w:lvl w:ilvl="8" w:tplc="3DB83798">
      <w:start w:val="1"/>
      <w:numFmt w:val="bullet"/>
      <w:lvlText w:val=""/>
      <w:lvlJc w:val="left"/>
      <w:pPr>
        <w:ind w:left="1080" w:hanging="360"/>
      </w:pPr>
      <w:rPr>
        <w:rFonts w:ascii="Symbol" w:hAnsi="Symbol"/>
      </w:rPr>
    </w:lvl>
  </w:abstractNum>
  <w:abstractNum w:abstractNumId="18" w15:restartNumberingAfterBreak="0">
    <w:nsid w:val="2FBC7893"/>
    <w:multiLevelType w:val="multilevel"/>
    <w:tmpl w:val="CDB2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1175AB"/>
    <w:multiLevelType w:val="multilevel"/>
    <w:tmpl w:val="E278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A470A9"/>
    <w:multiLevelType w:val="hybridMultilevel"/>
    <w:tmpl w:val="C21E8F0C"/>
    <w:lvl w:ilvl="0" w:tplc="45CE6C70">
      <w:start w:val="1"/>
      <w:numFmt w:val="decimal"/>
      <w:lvlText w:val="%1."/>
      <w:lvlJc w:val="left"/>
      <w:pPr>
        <w:ind w:left="720" w:hanging="360"/>
      </w:pPr>
      <w:rPr>
        <w:rFonts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33782F23"/>
    <w:multiLevelType w:val="hybridMultilevel"/>
    <w:tmpl w:val="3814B21A"/>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2" w15:restartNumberingAfterBreak="0">
    <w:nsid w:val="339D458C"/>
    <w:multiLevelType w:val="multilevel"/>
    <w:tmpl w:val="C3A2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E81AD1"/>
    <w:multiLevelType w:val="multilevel"/>
    <w:tmpl w:val="0F2A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027CC7"/>
    <w:multiLevelType w:val="multilevel"/>
    <w:tmpl w:val="53C88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AC73048"/>
    <w:multiLevelType w:val="hybridMultilevel"/>
    <w:tmpl w:val="DB804272"/>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6" w15:restartNumberingAfterBreak="0">
    <w:nsid w:val="3DF06D80"/>
    <w:multiLevelType w:val="hybridMultilevel"/>
    <w:tmpl w:val="A1E07936"/>
    <w:lvl w:ilvl="0" w:tplc="77D48890">
      <w:start w:val="1"/>
      <w:numFmt w:val="decimal"/>
      <w:lvlText w:val="%1."/>
      <w:lvlJc w:val="left"/>
      <w:pPr>
        <w:ind w:left="720" w:hanging="360"/>
      </w:pPr>
      <w:rPr>
        <w:rFonts w:hint="default"/>
        <w:b/>
        <w:bCs/>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1981D03"/>
    <w:multiLevelType w:val="hybridMultilevel"/>
    <w:tmpl w:val="668A5B40"/>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8" w15:restartNumberingAfterBreak="0">
    <w:nsid w:val="469D45D0"/>
    <w:multiLevelType w:val="hybridMultilevel"/>
    <w:tmpl w:val="3EDAAAF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29" w15:restartNumberingAfterBreak="0">
    <w:nsid w:val="475F3B64"/>
    <w:multiLevelType w:val="hybridMultilevel"/>
    <w:tmpl w:val="BD760BAC"/>
    <w:lvl w:ilvl="0" w:tplc="865CF53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0" w15:restartNumberingAfterBreak="0">
    <w:nsid w:val="49591BF3"/>
    <w:multiLevelType w:val="hybridMultilevel"/>
    <w:tmpl w:val="FBEE6C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4FBD3EC9"/>
    <w:multiLevelType w:val="hybridMultilevel"/>
    <w:tmpl w:val="EC2E66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3871B94"/>
    <w:multiLevelType w:val="hybridMultilevel"/>
    <w:tmpl w:val="83EA4D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7040E9A"/>
    <w:multiLevelType w:val="multilevel"/>
    <w:tmpl w:val="98D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3556D7"/>
    <w:multiLevelType w:val="hybridMultilevel"/>
    <w:tmpl w:val="5B96F674"/>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5" w15:restartNumberingAfterBreak="0">
    <w:nsid w:val="5EDD1FAB"/>
    <w:multiLevelType w:val="hybridMultilevel"/>
    <w:tmpl w:val="2DDE1392"/>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36" w15:restartNumberingAfterBreak="0">
    <w:nsid w:val="63840B6F"/>
    <w:multiLevelType w:val="hybridMultilevel"/>
    <w:tmpl w:val="8DE404C2"/>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7" w15:restartNumberingAfterBreak="0">
    <w:nsid w:val="67690756"/>
    <w:multiLevelType w:val="hybridMultilevel"/>
    <w:tmpl w:val="2660ADFA"/>
    <w:lvl w:ilvl="0" w:tplc="865CF536">
      <w:start w:val="1"/>
      <w:numFmt w:val="decimal"/>
      <w:lvlText w:val="%1."/>
      <w:lvlJc w:val="left"/>
      <w:pPr>
        <w:ind w:left="1800" w:hanging="360"/>
      </w:pPr>
      <w:rPr>
        <w:rFonts w:hint="default"/>
      </w:r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38" w15:restartNumberingAfterBreak="0">
    <w:nsid w:val="6BEE4AEB"/>
    <w:multiLevelType w:val="hybridMultilevel"/>
    <w:tmpl w:val="1F80F1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E230BC7"/>
    <w:multiLevelType w:val="hybridMultilevel"/>
    <w:tmpl w:val="E9B0AF3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082799A"/>
    <w:multiLevelType w:val="hybridMultilevel"/>
    <w:tmpl w:val="7E9CBE5E"/>
    <w:lvl w:ilvl="0" w:tplc="865CF53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1" w15:restartNumberingAfterBreak="0">
    <w:nsid w:val="71994217"/>
    <w:multiLevelType w:val="hybridMultilevel"/>
    <w:tmpl w:val="610C75F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49663B7"/>
    <w:multiLevelType w:val="hybridMultilevel"/>
    <w:tmpl w:val="D46602A0"/>
    <w:lvl w:ilvl="0" w:tplc="FC3C1618">
      <w:start w:val="1"/>
      <w:numFmt w:val="decimal"/>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43" w15:restartNumberingAfterBreak="0">
    <w:nsid w:val="78F1096E"/>
    <w:multiLevelType w:val="hybridMultilevel"/>
    <w:tmpl w:val="E0468110"/>
    <w:lvl w:ilvl="0" w:tplc="240A000F">
      <w:start w:val="1"/>
      <w:numFmt w:val="decimal"/>
      <w:lvlText w:val="%1."/>
      <w:lvlJc w:val="left"/>
      <w:pPr>
        <w:ind w:left="1428" w:hanging="360"/>
      </w:p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44" w15:restartNumberingAfterBreak="0">
    <w:nsid w:val="79366BEE"/>
    <w:multiLevelType w:val="hybridMultilevel"/>
    <w:tmpl w:val="A4B8BF4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45" w15:restartNumberingAfterBreak="0">
    <w:nsid w:val="7AA1489E"/>
    <w:multiLevelType w:val="hybridMultilevel"/>
    <w:tmpl w:val="49B4CBA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C687EFF"/>
    <w:multiLevelType w:val="hybridMultilevel"/>
    <w:tmpl w:val="61A2E97A"/>
    <w:lvl w:ilvl="0" w:tplc="AFB0A85C">
      <w:start w:val="1"/>
      <w:numFmt w:val="bullet"/>
      <w:lvlText w:val=""/>
      <w:lvlJc w:val="left"/>
      <w:pPr>
        <w:ind w:left="1428" w:hanging="360"/>
      </w:pPr>
      <w:rPr>
        <w:rFonts w:ascii="Symbol" w:hAnsi="Symbol" w:hint="default"/>
      </w:rPr>
    </w:lvl>
    <w:lvl w:ilvl="1" w:tplc="FFFFFFFF">
      <w:start w:val="1"/>
      <w:numFmt w:val="bullet"/>
      <w:lvlText w:val="o"/>
      <w:lvlJc w:val="left"/>
      <w:pPr>
        <w:ind w:left="2148" w:hanging="360"/>
      </w:pPr>
      <w:rPr>
        <w:rFonts w:ascii="Courier New" w:hAnsi="Courier New" w:cs="Courier New" w:hint="default"/>
      </w:rPr>
    </w:lvl>
    <w:lvl w:ilvl="2" w:tplc="FFFFFFFF">
      <w:start w:val="1"/>
      <w:numFmt w:val="bullet"/>
      <w:lvlText w:val=""/>
      <w:lvlJc w:val="left"/>
      <w:pPr>
        <w:ind w:left="2868" w:hanging="360"/>
      </w:pPr>
      <w:rPr>
        <w:rFonts w:ascii="Wingdings" w:hAnsi="Wingdings" w:hint="default"/>
      </w:rPr>
    </w:lvl>
    <w:lvl w:ilvl="3" w:tplc="FFFFFFFF">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47" w15:restartNumberingAfterBreak="0">
    <w:nsid w:val="7CC7206D"/>
    <w:multiLevelType w:val="hybridMultilevel"/>
    <w:tmpl w:val="713EC5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DD10082"/>
    <w:multiLevelType w:val="hybridMultilevel"/>
    <w:tmpl w:val="A5FC64FA"/>
    <w:lvl w:ilvl="0" w:tplc="865CF53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num w:numId="1" w16cid:durableId="204104855">
    <w:abstractNumId w:val="16"/>
  </w:num>
  <w:num w:numId="2" w16cid:durableId="1793163019">
    <w:abstractNumId w:val="38"/>
  </w:num>
  <w:num w:numId="3" w16cid:durableId="834108088">
    <w:abstractNumId w:val="47"/>
  </w:num>
  <w:num w:numId="4" w16cid:durableId="1624310831">
    <w:abstractNumId w:val="30"/>
  </w:num>
  <w:num w:numId="5" w16cid:durableId="1248882816">
    <w:abstractNumId w:val="9"/>
  </w:num>
  <w:num w:numId="6" w16cid:durableId="1603222009">
    <w:abstractNumId w:val="39"/>
  </w:num>
  <w:num w:numId="7" w16cid:durableId="627786870">
    <w:abstractNumId w:val="1"/>
  </w:num>
  <w:num w:numId="8" w16cid:durableId="1414010986">
    <w:abstractNumId w:val="20"/>
  </w:num>
  <w:num w:numId="9" w16cid:durableId="1345670746">
    <w:abstractNumId w:val="44"/>
  </w:num>
  <w:num w:numId="10" w16cid:durableId="1030688457">
    <w:abstractNumId w:val="31"/>
  </w:num>
  <w:num w:numId="11" w16cid:durableId="1940021612">
    <w:abstractNumId w:val="26"/>
  </w:num>
  <w:num w:numId="12" w16cid:durableId="892930867">
    <w:abstractNumId w:val="45"/>
  </w:num>
  <w:num w:numId="13" w16cid:durableId="509031985">
    <w:abstractNumId w:val="32"/>
  </w:num>
  <w:num w:numId="14" w16cid:durableId="105201213">
    <w:abstractNumId w:val="2"/>
  </w:num>
  <w:num w:numId="15" w16cid:durableId="705372606">
    <w:abstractNumId w:val="17"/>
  </w:num>
  <w:num w:numId="16" w16cid:durableId="1523056986">
    <w:abstractNumId w:val="12"/>
  </w:num>
  <w:num w:numId="17" w16cid:durableId="476872564">
    <w:abstractNumId w:val="7"/>
  </w:num>
  <w:num w:numId="18" w16cid:durableId="1696037078">
    <w:abstractNumId w:val="41"/>
  </w:num>
  <w:num w:numId="19" w16cid:durableId="1152215020">
    <w:abstractNumId w:val="13"/>
  </w:num>
  <w:num w:numId="20" w16cid:durableId="800075743">
    <w:abstractNumId w:val="29"/>
  </w:num>
  <w:num w:numId="21" w16cid:durableId="27222581">
    <w:abstractNumId w:val="37"/>
  </w:num>
  <w:num w:numId="22" w16cid:durableId="499583074">
    <w:abstractNumId w:val="40"/>
  </w:num>
  <w:num w:numId="23" w16cid:durableId="123082288">
    <w:abstractNumId w:val="48"/>
  </w:num>
  <w:num w:numId="24" w16cid:durableId="1857649583">
    <w:abstractNumId w:val="24"/>
  </w:num>
  <w:num w:numId="25" w16cid:durableId="748696788">
    <w:abstractNumId w:val="36"/>
  </w:num>
  <w:num w:numId="26" w16cid:durableId="440034585">
    <w:abstractNumId w:val="0"/>
  </w:num>
  <w:num w:numId="27" w16cid:durableId="1971979936">
    <w:abstractNumId w:val="22"/>
  </w:num>
  <w:num w:numId="28" w16cid:durableId="766999635">
    <w:abstractNumId w:val="33"/>
  </w:num>
  <w:num w:numId="29" w16cid:durableId="781606969">
    <w:abstractNumId w:val="18"/>
  </w:num>
  <w:num w:numId="30" w16cid:durableId="1557626791">
    <w:abstractNumId w:val="19"/>
  </w:num>
  <w:num w:numId="31" w16cid:durableId="1396202716">
    <w:abstractNumId w:val="23"/>
  </w:num>
  <w:num w:numId="32" w16cid:durableId="1752390679">
    <w:abstractNumId w:val="14"/>
  </w:num>
  <w:num w:numId="33" w16cid:durableId="1867518072">
    <w:abstractNumId w:val="3"/>
  </w:num>
  <w:num w:numId="34" w16cid:durableId="1199126558">
    <w:abstractNumId w:val="11"/>
  </w:num>
  <w:num w:numId="35" w16cid:durableId="662007526">
    <w:abstractNumId w:val="25"/>
  </w:num>
  <w:num w:numId="36" w16cid:durableId="106967523">
    <w:abstractNumId w:val="8"/>
  </w:num>
  <w:num w:numId="37" w16cid:durableId="177428919">
    <w:abstractNumId w:val="6"/>
  </w:num>
  <w:num w:numId="38" w16cid:durableId="179203624">
    <w:abstractNumId w:val="21"/>
  </w:num>
  <w:num w:numId="39" w16cid:durableId="989135509">
    <w:abstractNumId w:val="28"/>
  </w:num>
  <w:num w:numId="40" w16cid:durableId="1397361021">
    <w:abstractNumId w:val="27"/>
  </w:num>
  <w:num w:numId="41" w16cid:durableId="874388303">
    <w:abstractNumId w:val="35"/>
  </w:num>
  <w:num w:numId="42" w16cid:durableId="1497112065">
    <w:abstractNumId w:val="46"/>
  </w:num>
  <w:num w:numId="43" w16cid:durableId="1710953346">
    <w:abstractNumId w:val="10"/>
  </w:num>
  <w:num w:numId="44" w16cid:durableId="1693652298">
    <w:abstractNumId w:val="34"/>
  </w:num>
  <w:num w:numId="45" w16cid:durableId="2002347832">
    <w:abstractNumId w:val="15"/>
  </w:num>
  <w:num w:numId="46" w16cid:durableId="2102023683">
    <w:abstractNumId w:val="5"/>
  </w:num>
  <w:num w:numId="47" w16cid:durableId="972364460">
    <w:abstractNumId w:val="42"/>
  </w:num>
  <w:num w:numId="48" w16cid:durableId="1849326309">
    <w:abstractNumId w:val="43"/>
  </w:num>
  <w:num w:numId="49" w16cid:durableId="4822353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removePersonalInformation/>
  <w:removeDateAndTim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1AB"/>
    <w:rsid w:val="00004292"/>
    <w:rsid w:val="00004767"/>
    <w:rsid w:val="00005807"/>
    <w:rsid w:val="00006F1C"/>
    <w:rsid w:val="000121C4"/>
    <w:rsid w:val="0001245C"/>
    <w:rsid w:val="00012945"/>
    <w:rsid w:val="00013939"/>
    <w:rsid w:val="000159CF"/>
    <w:rsid w:val="000159F8"/>
    <w:rsid w:val="0001719F"/>
    <w:rsid w:val="000225D7"/>
    <w:rsid w:val="00022A38"/>
    <w:rsid w:val="00022FF2"/>
    <w:rsid w:val="000232E2"/>
    <w:rsid w:val="00025E95"/>
    <w:rsid w:val="00026489"/>
    <w:rsid w:val="00026946"/>
    <w:rsid w:val="000269F2"/>
    <w:rsid w:val="000276B8"/>
    <w:rsid w:val="0003009A"/>
    <w:rsid w:val="000300D0"/>
    <w:rsid w:val="00032346"/>
    <w:rsid w:val="00034D14"/>
    <w:rsid w:val="0003707B"/>
    <w:rsid w:val="00037510"/>
    <w:rsid w:val="00037648"/>
    <w:rsid w:val="00037E50"/>
    <w:rsid w:val="00040218"/>
    <w:rsid w:val="0004091A"/>
    <w:rsid w:val="00042255"/>
    <w:rsid w:val="00042B6A"/>
    <w:rsid w:val="00042C24"/>
    <w:rsid w:val="0004371A"/>
    <w:rsid w:val="00044512"/>
    <w:rsid w:val="00044AD7"/>
    <w:rsid w:val="000464F3"/>
    <w:rsid w:val="00046A29"/>
    <w:rsid w:val="000511AB"/>
    <w:rsid w:val="00052E27"/>
    <w:rsid w:val="000559D7"/>
    <w:rsid w:val="0005625F"/>
    <w:rsid w:val="000565BC"/>
    <w:rsid w:val="000618DF"/>
    <w:rsid w:val="000633E2"/>
    <w:rsid w:val="00063439"/>
    <w:rsid w:val="000662AD"/>
    <w:rsid w:val="00066F5E"/>
    <w:rsid w:val="000673E5"/>
    <w:rsid w:val="0006796E"/>
    <w:rsid w:val="00070375"/>
    <w:rsid w:val="000705D0"/>
    <w:rsid w:val="000716AE"/>
    <w:rsid w:val="0007548D"/>
    <w:rsid w:val="00075A4C"/>
    <w:rsid w:val="00077616"/>
    <w:rsid w:val="00077AEC"/>
    <w:rsid w:val="00081F42"/>
    <w:rsid w:val="0008236F"/>
    <w:rsid w:val="00082FBA"/>
    <w:rsid w:val="000840D5"/>
    <w:rsid w:val="00085C23"/>
    <w:rsid w:val="000865BF"/>
    <w:rsid w:val="00086C00"/>
    <w:rsid w:val="00086D22"/>
    <w:rsid w:val="00090EB0"/>
    <w:rsid w:val="0009158C"/>
    <w:rsid w:val="000920E4"/>
    <w:rsid w:val="0009215E"/>
    <w:rsid w:val="00092C73"/>
    <w:rsid w:val="00096DFB"/>
    <w:rsid w:val="000A1F65"/>
    <w:rsid w:val="000A24C4"/>
    <w:rsid w:val="000A55C9"/>
    <w:rsid w:val="000A592C"/>
    <w:rsid w:val="000A759F"/>
    <w:rsid w:val="000A7963"/>
    <w:rsid w:val="000B08E6"/>
    <w:rsid w:val="000B2BE1"/>
    <w:rsid w:val="000B36D2"/>
    <w:rsid w:val="000B4174"/>
    <w:rsid w:val="000B42C5"/>
    <w:rsid w:val="000B4615"/>
    <w:rsid w:val="000B6263"/>
    <w:rsid w:val="000B6285"/>
    <w:rsid w:val="000B6EC6"/>
    <w:rsid w:val="000B79B5"/>
    <w:rsid w:val="000B7FA2"/>
    <w:rsid w:val="000C06E0"/>
    <w:rsid w:val="000C1168"/>
    <w:rsid w:val="000C2F7C"/>
    <w:rsid w:val="000C34FC"/>
    <w:rsid w:val="000C3608"/>
    <w:rsid w:val="000C3E45"/>
    <w:rsid w:val="000C3FEF"/>
    <w:rsid w:val="000C43B6"/>
    <w:rsid w:val="000C4F35"/>
    <w:rsid w:val="000C619C"/>
    <w:rsid w:val="000C7C3E"/>
    <w:rsid w:val="000D3AFF"/>
    <w:rsid w:val="000D6A5F"/>
    <w:rsid w:val="000D6CF9"/>
    <w:rsid w:val="000D7E93"/>
    <w:rsid w:val="000E0B00"/>
    <w:rsid w:val="000E0B9D"/>
    <w:rsid w:val="000E23B8"/>
    <w:rsid w:val="000E3A79"/>
    <w:rsid w:val="000E6DF2"/>
    <w:rsid w:val="000E795B"/>
    <w:rsid w:val="000F0C09"/>
    <w:rsid w:val="000F2962"/>
    <w:rsid w:val="000F4024"/>
    <w:rsid w:val="000F53C1"/>
    <w:rsid w:val="000F68C2"/>
    <w:rsid w:val="00101C37"/>
    <w:rsid w:val="001049DD"/>
    <w:rsid w:val="00104E36"/>
    <w:rsid w:val="001076D0"/>
    <w:rsid w:val="001079F3"/>
    <w:rsid w:val="001132B1"/>
    <w:rsid w:val="00115036"/>
    <w:rsid w:val="00115474"/>
    <w:rsid w:val="0011599F"/>
    <w:rsid w:val="00115F36"/>
    <w:rsid w:val="001161A3"/>
    <w:rsid w:val="001174C4"/>
    <w:rsid w:val="001203CE"/>
    <w:rsid w:val="00120DE9"/>
    <w:rsid w:val="00123135"/>
    <w:rsid w:val="00125BE7"/>
    <w:rsid w:val="00132F61"/>
    <w:rsid w:val="001340A3"/>
    <w:rsid w:val="001360B6"/>
    <w:rsid w:val="00141270"/>
    <w:rsid w:val="00143717"/>
    <w:rsid w:val="001439D6"/>
    <w:rsid w:val="00143B6E"/>
    <w:rsid w:val="00144028"/>
    <w:rsid w:val="00146FA9"/>
    <w:rsid w:val="001509FE"/>
    <w:rsid w:val="00152DA7"/>
    <w:rsid w:val="0015345A"/>
    <w:rsid w:val="001535F0"/>
    <w:rsid w:val="00153EB9"/>
    <w:rsid w:val="001605DC"/>
    <w:rsid w:val="001619F7"/>
    <w:rsid w:val="00162C98"/>
    <w:rsid w:val="00163E6E"/>
    <w:rsid w:val="001669B8"/>
    <w:rsid w:val="00167E35"/>
    <w:rsid w:val="001730D4"/>
    <w:rsid w:val="00173D8C"/>
    <w:rsid w:val="00174CC9"/>
    <w:rsid w:val="00175ADA"/>
    <w:rsid w:val="00175EC2"/>
    <w:rsid w:val="001814D8"/>
    <w:rsid w:val="00181C5A"/>
    <w:rsid w:val="0018265E"/>
    <w:rsid w:val="00183E61"/>
    <w:rsid w:val="00184AD2"/>
    <w:rsid w:val="00184D86"/>
    <w:rsid w:val="001874E0"/>
    <w:rsid w:val="0019002D"/>
    <w:rsid w:val="001906E3"/>
    <w:rsid w:val="001913F2"/>
    <w:rsid w:val="00191941"/>
    <w:rsid w:val="00192722"/>
    <w:rsid w:val="00193975"/>
    <w:rsid w:val="0019467E"/>
    <w:rsid w:val="00194C3C"/>
    <w:rsid w:val="00194E0B"/>
    <w:rsid w:val="001A3EC0"/>
    <w:rsid w:val="001A413C"/>
    <w:rsid w:val="001A5143"/>
    <w:rsid w:val="001A731E"/>
    <w:rsid w:val="001A79BB"/>
    <w:rsid w:val="001B308A"/>
    <w:rsid w:val="001B310A"/>
    <w:rsid w:val="001B3AF7"/>
    <w:rsid w:val="001B3DC7"/>
    <w:rsid w:val="001B49EA"/>
    <w:rsid w:val="001B4AE3"/>
    <w:rsid w:val="001B7E85"/>
    <w:rsid w:val="001C1905"/>
    <w:rsid w:val="001C2450"/>
    <w:rsid w:val="001C725C"/>
    <w:rsid w:val="001C7615"/>
    <w:rsid w:val="001D010E"/>
    <w:rsid w:val="001D0F69"/>
    <w:rsid w:val="001D1679"/>
    <w:rsid w:val="001D1A33"/>
    <w:rsid w:val="001D1DB8"/>
    <w:rsid w:val="001D35C2"/>
    <w:rsid w:val="001D36A9"/>
    <w:rsid w:val="001D3A0A"/>
    <w:rsid w:val="001D49A4"/>
    <w:rsid w:val="001D569C"/>
    <w:rsid w:val="001D6BB7"/>
    <w:rsid w:val="001D7266"/>
    <w:rsid w:val="001D7993"/>
    <w:rsid w:val="001E1D60"/>
    <w:rsid w:val="001E1DD5"/>
    <w:rsid w:val="001E2AE1"/>
    <w:rsid w:val="001E3007"/>
    <w:rsid w:val="001E34BE"/>
    <w:rsid w:val="001E46BC"/>
    <w:rsid w:val="001F10DC"/>
    <w:rsid w:val="001F2745"/>
    <w:rsid w:val="001F2996"/>
    <w:rsid w:val="001F3212"/>
    <w:rsid w:val="001F3238"/>
    <w:rsid w:val="001F389C"/>
    <w:rsid w:val="001F3B38"/>
    <w:rsid w:val="001F481B"/>
    <w:rsid w:val="001F6D5A"/>
    <w:rsid w:val="001F7371"/>
    <w:rsid w:val="001F76CD"/>
    <w:rsid w:val="002001AD"/>
    <w:rsid w:val="00201685"/>
    <w:rsid w:val="00201A2F"/>
    <w:rsid w:val="002022B2"/>
    <w:rsid w:val="00202C90"/>
    <w:rsid w:val="00205C0C"/>
    <w:rsid w:val="00205CF7"/>
    <w:rsid w:val="00205DA9"/>
    <w:rsid w:val="00207007"/>
    <w:rsid w:val="0021000C"/>
    <w:rsid w:val="0021115B"/>
    <w:rsid w:val="00211DCC"/>
    <w:rsid w:val="00213BB3"/>
    <w:rsid w:val="00215999"/>
    <w:rsid w:val="00215AB6"/>
    <w:rsid w:val="002179E1"/>
    <w:rsid w:val="002213F5"/>
    <w:rsid w:val="00222275"/>
    <w:rsid w:val="002225AA"/>
    <w:rsid w:val="002245B6"/>
    <w:rsid w:val="002247C4"/>
    <w:rsid w:val="00225844"/>
    <w:rsid w:val="002260BA"/>
    <w:rsid w:val="00232F60"/>
    <w:rsid w:val="00234395"/>
    <w:rsid w:val="00234912"/>
    <w:rsid w:val="0023515A"/>
    <w:rsid w:val="00235D1B"/>
    <w:rsid w:val="00236E8D"/>
    <w:rsid w:val="00237B4C"/>
    <w:rsid w:val="002407C5"/>
    <w:rsid w:val="002412E2"/>
    <w:rsid w:val="002421AA"/>
    <w:rsid w:val="00243402"/>
    <w:rsid w:val="00243EEE"/>
    <w:rsid w:val="00244A6F"/>
    <w:rsid w:val="0024523E"/>
    <w:rsid w:val="00245629"/>
    <w:rsid w:val="00245F79"/>
    <w:rsid w:val="00250B6E"/>
    <w:rsid w:val="00251EDF"/>
    <w:rsid w:val="00253DA9"/>
    <w:rsid w:val="00254CA0"/>
    <w:rsid w:val="002557AD"/>
    <w:rsid w:val="00255E83"/>
    <w:rsid w:val="002566B9"/>
    <w:rsid w:val="00256A41"/>
    <w:rsid w:val="002572A5"/>
    <w:rsid w:val="0025730A"/>
    <w:rsid w:val="00257918"/>
    <w:rsid w:val="002607F6"/>
    <w:rsid w:val="002620DD"/>
    <w:rsid w:val="0026262C"/>
    <w:rsid w:val="002649F5"/>
    <w:rsid w:val="00267630"/>
    <w:rsid w:val="00267F5F"/>
    <w:rsid w:val="00271C03"/>
    <w:rsid w:val="002724BA"/>
    <w:rsid w:val="00272CC8"/>
    <w:rsid w:val="002731AF"/>
    <w:rsid w:val="00275090"/>
    <w:rsid w:val="002758E9"/>
    <w:rsid w:val="0027653F"/>
    <w:rsid w:val="00276D14"/>
    <w:rsid w:val="00280C8C"/>
    <w:rsid w:val="00281507"/>
    <w:rsid w:val="00285913"/>
    <w:rsid w:val="0028620E"/>
    <w:rsid w:val="002865CD"/>
    <w:rsid w:val="00291DDA"/>
    <w:rsid w:val="00292B44"/>
    <w:rsid w:val="002947FD"/>
    <w:rsid w:val="0029761A"/>
    <w:rsid w:val="00297DA0"/>
    <w:rsid w:val="002A00E6"/>
    <w:rsid w:val="002A0385"/>
    <w:rsid w:val="002A07F7"/>
    <w:rsid w:val="002A0F02"/>
    <w:rsid w:val="002A1EE1"/>
    <w:rsid w:val="002A2EED"/>
    <w:rsid w:val="002A375D"/>
    <w:rsid w:val="002A4487"/>
    <w:rsid w:val="002A5855"/>
    <w:rsid w:val="002A64AE"/>
    <w:rsid w:val="002A6F49"/>
    <w:rsid w:val="002B0BD0"/>
    <w:rsid w:val="002B1166"/>
    <w:rsid w:val="002B20A1"/>
    <w:rsid w:val="002B2DCC"/>
    <w:rsid w:val="002B3245"/>
    <w:rsid w:val="002B395E"/>
    <w:rsid w:val="002B5A90"/>
    <w:rsid w:val="002B61FF"/>
    <w:rsid w:val="002C3C17"/>
    <w:rsid w:val="002C41B7"/>
    <w:rsid w:val="002C4C75"/>
    <w:rsid w:val="002C5815"/>
    <w:rsid w:val="002C7088"/>
    <w:rsid w:val="002C71F7"/>
    <w:rsid w:val="002C77E6"/>
    <w:rsid w:val="002D066F"/>
    <w:rsid w:val="002D1B4C"/>
    <w:rsid w:val="002D1D55"/>
    <w:rsid w:val="002D2CDB"/>
    <w:rsid w:val="002D3ABC"/>
    <w:rsid w:val="002D4108"/>
    <w:rsid w:val="002D41B6"/>
    <w:rsid w:val="002D4872"/>
    <w:rsid w:val="002D77E4"/>
    <w:rsid w:val="002D7A73"/>
    <w:rsid w:val="002E0627"/>
    <w:rsid w:val="002E1255"/>
    <w:rsid w:val="002E1DB6"/>
    <w:rsid w:val="002E21E7"/>
    <w:rsid w:val="002F3DE8"/>
    <w:rsid w:val="002F4089"/>
    <w:rsid w:val="002F45F2"/>
    <w:rsid w:val="002F552B"/>
    <w:rsid w:val="002F7768"/>
    <w:rsid w:val="002F7EDF"/>
    <w:rsid w:val="00300496"/>
    <w:rsid w:val="00301EF0"/>
    <w:rsid w:val="003027EE"/>
    <w:rsid w:val="003028E4"/>
    <w:rsid w:val="0030296E"/>
    <w:rsid w:val="00303701"/>
    <w:rsid w:val="003040E2"/>
    <w:rsid w:val="00304CA5"/>
    <w:rsid w:val="00305906"/>
    <w:rsid w:val="0030664D"/>
    <w:rsid w:val="00310E7E"/>
    <w:rsid w:val="00311644"/>
    <w:rsid w:val="0031226B"/>
    <w:rsid w:val="00317330"/>
    <w:rsid w:val="003200C2"/>
    <w:rsid w:val="003205EF"/>
    <w:rsid w:val="00320738"/>
    <w:rsid w:val="0032090A"/>
    <w:rsid w:val="00320AE8"/>
    <w:rsid w:val="00320F6C"/>
    <w:rsid w:val="00321EEA"/>
    <w:rsid w:val="00322C7E"/>
    <w:rsid w:val="0032511D"/>
    <w:rsid w:val="00325B0E"/>
    <w:rsid w:val="0032640F"/>
    <w:rsid w:val="00327D09"/>
    <w:rsid w:val="00330B1D"/>
    <w:rsid w:val="003328A6"/>
    <w:rsid w:val="00334667"/>
    <w:rsid w:val="003352C4"/>
    <w:rsid w:val="00336510"/>
    <w:rsid w:val="00337679"/>
    <w:rsid w:val="00342254"/>
    <w:rsid w:val="00344F78"/>
    <w:rsid w:val="003455B1"/>
    <w:rsid w:val="00346753"/>
    <w:rsid w:val="00346E16"/>
    <w:rsid w:val="00347726"/>
    <w:rsid w:val="00347F56"/>
    <w:rsid w:val="0035079C"/>
    <w:rsid w:val="00350C46"/>
    <w:rsid w:val="00350EA1"/>
    <w:rsid w:val="003530A0"/>
    <w:rsid w:val="003536EC"/>
    <w:rsid w:val="003539E0"/>
    <w:rsid w:val="00353E5F"/>
    <w:rsid w:val="0035450B"/>
    <w:rsid w:val="003573F2"/>
    <w:rsid w:val="00360BF1"/>
    <w:rsid w:val="00360CB7"/>
    <w:rsid w:val="003613D2"/>
    <w:rsid w:val="00361755"/>
    <w:rsid w:val="00365135"/>
    <w:rsid w:val="00365F4C"/>
    <w:rsid w:val="00366655"/>
    <w:rsid w:val="00370F5A"/>
    <w:rsid w:val="0037277A"/>
    <w:rsid w:val="00377552"/>
    <w:rsid w:val="00377F9C"/>
    <w:rsid w:val="0038182A"/>
    <w:rsid w:val="00381870"/>
    <w:rsid w:val="00381F51"/>
    <w:rsid w:val="00382DE9"/>
    <w:rsid w:val="00382EAD"/>
    <w:rsid w:val="0038592A"/>
    <w:rsid w:val="0038757B"/>
    <w:rsid w:val="0039102D"/>
    <w:rsid w:val="00391917"/>
    <w:rsid w:val="00391D38"/>
    <w:rsid w:val="00392426"/>
    <w:rsid w:val="00393008"/>
    <w:rsid w:val="00393512"/>
    <w:rsid w:val="00393B00"/>
    <w:rsid w:val="0039411E"/>
    <w:rsid w:val="00395614"/>
    <w:rsid w:val="00397063"/>
    <w:rsid w:val="003973C8"/>
    <w:rsid w:val="003975DF"/>
    <w:rsid w:val="003A1C15"/>
    <w:rsid w:val="003A32B0"/>
    <w:rsid w:val="003A3AD2"/>
    <w:rsid w:val="003A3CA5"/>
    <w:rsid w:val="003A3FB2"/>
    <w:rsid w:val="003A48D6"/>
    <w:rsid w:val="003B012B"/>
    <w:rsid w:val="003B10FD"/>
    <w:rsid w:val="003B1800"/>
    <w:rsid w:val="003B2BBF"/>
    <w:rsid w:val="003B4144"/>
    <w:rsid w:val="003B4693"/>
    <w:rsid w:val="003B59EE"/>
    <w:rsid w:val="003B5DB3"/>
    <w:rsid w:val="003B61D1"/>
    <w:rsid w:val="003B629D"/>
    <w:rsid w:val="003C132A"/>
    <w:rsid w:val="003C2678"/>
    <w:rsid w:val="003C2C0F"/>
    <w:rsid w:val="003C48DC"/>
    <w:rsid w:val="003C5EC0"/>
    <w:rsid w:val="003C6434"/>
    <w:rsid w:val="003C76A0"/>
    <w:rsid w:val="003D1806"/>
    <w:rsid w:val="003D1F6E"/>
    <w:rsid w:val="003D290B"/>
    <w:rsid w:val="003D3A0C"/>
    <w:rsid w:val="003D4984"/>
    <w:rsid w:val="003D5DC3"/>
    <w:rsid w:val="003D64B1"/>
    <w:rsid w:val="003D7620"/>
    <w:rsid w:val="003E02D6"/>
    <w:rsid w:val="003E0D83"/>
    <w:rsid w:val="003E3244"/>
    <w:rsid w:val="003E4161"/>
    <w:rsid w:val="003E5C87"/>
    <w:rsid w:val="003E6D56"/>
    <w:rsid w:val="003E7254"/>
    <w:rsid w:val="003E7702"/>
    <w:rsid w:val="003E7A8D"/>
    <w:rsid w:val="003F3506"/>
    <w:rsid w:val="003F3A38"/>
    <w:rsid w:val="003F50EB"/>
    <w:rsid w:val="003F5664"/>
    <w:rsid w:val="003F71BC"/>
    <w:rsid w:val="003F73B2"/>
    <w:rsid w:val="0040101F"/>
    <w:rsid w:val="00402080"/>
    <w:rsid w:val="004040AA"/>
    <w:rsid w:val="00404409"/>
    <w:rsid w:val="0040655E"/>
    <w:rsid w:val="0041001D"/>
    <w:rsid w:val="004103CC"/>
    <w:rsid w:val="00410431"/>
    <w:rsid w:val="004107B0"/>
    <w:rsid w:val="00411C86"/>
    <w:rsid w:val="00414047"/>
    <w:rsid w:val="00415100"/>
    <w:rsid w:val="00415C94"/>
    <w:rsid w:val="00417F44"/>
    <w:rsid w:val="0042048F"/>
    <w:rsid w:val="004275C7"/>
    <w:rsid w:val="004310EB"/>
    <w:rsid w:val="0043147B"/>
    <w:rsid w:val="00431B5B"/>
    <w:rsid w:val="00432929"/>
    <w:rsid w:val="004331E4"/>
    <w:rsid w:val="00433342"/>
    <w:rsid w:val="0043379C"/>
    <w:rsid w:val="00433CA4"/>
    <w:rsid w:val="004341C0"/>
    <w:rsid w:val="0043458C"/>
    <w:rsid w:val="0043556A"/>
    <w:rsid w:val="00436FA1"/>
    <w:rsid w:val="004370FE"/>
    <w:rsid w:val="00437C16"/>
    <w:rsid w:val="0044014A"/>
    <w:rsid w:val="004401B1"/>
    <w:rsid w:val="00440DD0"/>
    <w:rsid w:val="004418DE"/>
    <w:rsid w:val="00441F33"/>
    <w:rsid w:val="004428CD"/>
    <w:rsid w:val="0044344E"/>
    <w:rsid w:val="00450C5E"/>
    <w:rsid w:val="00453721"/>
    <w:rsid w:val="00453A4B"/>
    <w:rsid w:val="004546DE"/>
    <w:rsid w:val="00456415"/>
    <w:rsid w:val="00457E32"/>
    <w:rsid w:val="00460774"/>
    <w:rsid w:val="00461F23"/>
    <w:rsid w:val="004645DA"/>
    <w:rsid w:val="00467378"/>
    <w:rsid w:val="004720C6"/>
    <w:rsid w:val="0047262E"/>
    <w:rsid w:val="00472694"/>
    <w:rsid w:val="00475ED8"/>
    <w:rsid w:val="004806AC"/>
    <w:rsid w:val="00480B41"/>
    <w:rsid w:val="0048121C"/>
    <w:rsid w:val="004821D1"/>
    <w:rsid w:val="00482D21"/>
    <w:rsid w:val="00483280"/>
    <w:rsid w:val="00487078"/>
    <w:rsid w:val="00490D65"/>
    <w:rsid w:val="00492FFD"/>
    <w:rsid w:val="00497271"/>
    <w:rsid w:val="00497D2F"/>
    <w:rsid w:val="004A0F6E"/>
    <w:rsid w:val="004A3AEE"/>
    <w:rsid w:val="004B1555"/>
    <w:rsid w:val="004B2207"/>
    <w:rsid w:val="004B2462"/>
    <w:rsid w:val="004B3744"/>
    <w:rsid w:val="004B404B"/>
    <w:rsid w:val="004B4881"/>
    <w:rsid w:val="004B49E7"/>
    <w:rsid w:val="004B532C"/>
    <w:rsid w:val="004B603B"/>
    <w:rsid w:val="004B7045"/>
    <w:rsid w:val="004B7A71"/>
    <w:rsid w:val="004C0805"/>
    <w:rsid w:val="004C1942"/>
    <w:rsid w:val="004C2530"/>
    <w:rsid w:val="004C27C4"/>
    <w:rsid w:val="004C5DBB"/>
    <w:rsid w:val="004C5EE3"/>
    <w:rsid w:val="004D0247"/>
    <w:rsid w:val="004D4D68"/>
    <w:rsid w:val="004D509E"/>
    <w:rsid w:val="004E0AA6"/>
    <w:rsid w:val="004E0C6F"/>
    <w:rsid w:val="004E1C99"/>
    <w:rsid w:val="004E26F9"/>
    <w:rsid w:val="004E406F"/>
    <w:rsid w:val="004E41EC"/>
    <w:rsid w:val="004E4F1A"/>
    <w:rsid w:val="004E537D"/>
    <w:rsid w:val="004E66D3"/>
    <w:rsid w:val="004E7641"/>
    <w:rsid w:val="004F368C"/>
    <w:rsid w:val="004F5A5F"/>
    <w:rsid w:val="004F5DE7"/>
    <w:rsid w:val="004F6C1A"/>
    <w:rsid w:val="004F7EFC"/>
    <w:rsid w:val="00500C4A"/>
    <w:rsid w:val="0050106C"/>
    <w:rsid w:val="005028DE"/>
    <w:rsid w:val="005035D0"/>
    <w:rsid w:val="00505532"/>
    <w:rsid w:val="00507158"/>
    <w:rsid w:val="00510280"/>
    <w:rsid w:val="00510645"/>
    <w:rsid w:val="00510EE4"/>
    <w:rsid w:val="00511D06"/>
    <w:rsid w:val="0051341B"/>
    <w:rsid w:val="00515477"/>
    <w:rsid w:val="00515F88"/>
    <w:rsid w:val="005171D8"/>
    <w:rsid w:val="00517D23"/>
    <w:rsid w:val="005211A6"/>
    <w:rsid w:val="0052145B"/>
    <w:rsid w:val="00522E71"/>
    <w:rsid w:val="005230FE"/>
    <w:rsid w:val="00524D3C"/>
    <w:rsid w:val="00525649"/>
    <w:rsid w:val="0052585E"/>
    <w:rsid w:val="00525DEF"/>
    <w:rsid w:val="0052600E"/>
    <w:rsid w:val="00526C6C"/>
    <w:rsid w:val="00535988"/>
    <w:rsid w:val="005359A7"/>
    <w:rsid w:val="00537B33"/>
    <w:rsid w:val="00541A23"/>
    <w:rsid w:val="00541A59"/>
    <w:rsid w:val="00542867"/>
    <w:rsid w:val="00545F25"/>
    <w:rsid w:val="00547593"/>
    <w:rsid w:val="00551C6D"/>
    <w:rsid w:val="00553A44"/>
    <w:rsid w:val="00553F88"/>
    <w:rsid w:val="005541B8"/>
    <w:rsid w:val="00555B82"/>
    <w:rsid w:val="00556378"/>
    <w:rsid w:val="005570CF"/>
    <w:rsid w:val="005578B3"/>
    <w:rsid w:val="0056100C"/>
    <w:rsid w:val="0056222C"/>
    <w:rsid w:val="005648FE"/>
    <w:rsid w:val="005651F2"/>
    <w:rsid w:val="00567B99"/>
    <w:rsid w:val="005716A2"/>
    <w:rsid w:val="00572712"/>
    <w:rsid w:val="00572C56"/>
    <w:rsid w:val="005734AF"/>
    <w:rsid w:val="00573C21"/>
    <w:rsid w:val="00575CB3"/>
    <w:rsid w:val="005760E5"/>
    <w:rsid w:val="00576DAC"/>
    <w:rsid w:val="00582174"/>
    <w:rsid w:val="005836CD"/>
    <w:rsid w:val="00583E85"/>
    <w:rsid w:val="00584913"/>
    <w:rsid w:val="00586020"/>
    <w:rsid w:val="00587206"/>
    <w:rsid w:val="0058786A"/>
    <w:rsid w:val="00590932"/>
    <w:rsid w:val="00590C39"/>
    <w:rsid w:val="00592D11"/>
    <w:rsid w:val="005932BD"/>
    <w:rsid w:val="005949E5"/>
    <w:rsid w:val="005A1D1B"/>
    <w:rsid w:val="005A3D02"/>
    <w:rsid w:val="005A5807"/>
    <w:rsid w:val="005A76BA"/>
    <w:rsid w:val="005B066E"/>
    <w:rsid w:val="005B0D29"/>
    <w:rsid w:val="005B177F"/>
    <w:rsid w:val="005B2645"/>
    <w:rsid w:val="005B4401"/>
    <w:rsid w:val="005B46B6"/>
    <w:rsid w:val="005B56E3"/>
    <w:rsid w:val="005B57FA"/>
    <w:rsid w:val="005B633A"/>
    <w:rsid w:val="005C231D"/>
    <w:rsid w:val="005C305C"/>
    <w:rsid w:val="005C3EA1"/>
    <w:rsid w:val="005D02D5"/>
    <w:rsid w:val="005D1A45"/>
    <w:rsid w:val="005D2AA9"/>
    <w:rsid w:val="005D4AC1"/>
    <w:rsid w:val="005D5455"/>
    <w:rsid w:val="005D71B9"/>
    <w:rsid w:val="005D71FE"/>
    <w:rsid w:val="005D73D9"/>
    <w:rsid w:val="005D799B"/>
    <w:rsid w:val="005D7A8D"/>
    <w:rsid w:val="005E077A"/>
    <w:rsid w:val="005E1959"/>
    <w:rsid w:val="005E2C25"/>
    <w:rsid w:val="005E2D08"/>
    <w:rsid w:val="005E32AC"/>
    <w:rsid w:val="005E33D5"/>
    <w:rsid w:val="005E40F3"/>
    <w:rsid w:val="005E4B9F"/>
    <w:rsid w:val="005E57D4"/>
    <w:rsid w:val="005E6F55"/>
    <w:rsid w:val="005F2FBC"/>
    <w:rsid w:val="005F38F9"/>
    <w:rsid w:val="005F5EFA"/>
    <w:rsid w:val="005F771B"/>
    <w:rsid w:val="0060175E"/>
    <w:rsid w:val="00603B4E"/>
    <w:rsid w:val="006052B0"/>
    <w:rsid w:val="00605BD5"/>
    <w:rsid w:val="00605E8E"/>
    <w:rsid w:val="0060747D"/>
    <w:rsid w:val="006077A7"/>
    <w:rsid w:val="006077C5"/>
    <w:rsid w:val="00611283"/>
    <w:rsid w:val="00611D76"/>
    <w:rsid w:val="00612A45"/>
    <w:rsid w:val="00612D63"/>
    <w:rsid w:val="00614436"/>
    <w:rsid w:val="0061551E"/>
    <w:rsid w:val="0061680E"/>
    <w:rsid w:val="00616C3C"/>
    <w:rsid w:val="00617F77"/>
    <w:rsid w:val="00622AF5"/>
    <w:rsid w:val="00622CC4"/>
    <w:rsid w:val="00623112"/>
    <w:rsid w:val="00625635"/>
    <w:rsid w:val="00627200"/>
    <w:rsid w:val="00627829"/>
    <w:rsid w:val="0063314C"/>
    <w:rsid w:val="00633408"/>
    <w:rsid w:val="006342B8"/>
    <w:rsid w:val="006345E1"/>
    <w:rsid w:val="00634EE3"/>
    <w:rsid w:val="00634F78"/>
    <w:rsid w:val="00636E0D"/>
    <w:rsid w:val="00637944"/>
    <w:rsid w:val="00640C92"/>
    <w:rsid w:val="00642BC5"/>
    <w:rsid w:val="006431E1"/>
    <w:rsid w:val="0064331C"/>
    <w:rsid w:val="0064387A"/>
    <w:rsid w:val="006463AF"/>
    <w:rsid w:val="00646BF3"/>
    <w:rsid w:val="0064753A"/>
    <w:rsid w:val="00647CF9"/>
    <w:rsid w:val="00647E6E"/>
    <w:rsid w:val="0065103A"/>
    <w:rsid w:val="00653849"/>
    <w:rsid w:val="0065676B"/>
    <w:rsid w:val="00656FC7"/>
    <w:rsid w:val="00657226"/>
    <w:rsid w:val="00657A5D"/>
    <w:rsid w:val="00660532"/>
    <w:rsid w:val="00663D68"/>
    <w:rsid w:val="00664518"/>
    <w:rsid w:val="00665475"/>
    <w:rsid w:val="00666D80"/>
    <w:rsid w:val="00666E78"/>
    <w:rsid w:val="0066778F"/>
    <w:rsid w:val="00670427"/>
    <w:rsid w:val="0067056B"/>
    <w:rsid w:val="006706DB"/>
    <w:rsid w:val="00671FB5"/>
    <w:rsid w:val="006757EB"/>
    <w:rsid w:val="006759C0"/>
    <w:rsid w:val="006764CF"/>
    <w:rsid w:val="006771CD"/>
    <w:rsid w:val="0068134A"/>
    <w:rsid w:val="0068185A"/>
    <w:rsid w:val="00683651"/>
    <w:rsid w:val="00685A8B"/>
    <w:rsid w:val="006906C6"/>
    <w:rsid w:val="00691B2C"/>
    <w:rsid w:val="00691DBA"/>
    <w:rsid w:val="00691E0C"/>
    <w:rsid w:val="0069303C"/>
    <w:rsid w:val="0069453A"/>
    <w:rsid w:val="00695D71"/>
    <w:rsid w:val="006A0000"/>
    <w:rsid w:val="006A2A13"/>
    <w:rsid w:val="006A37CB"/>
    <w:rsid w:val="006A39AB"/>
    <w:rsid w:val="006A47FF"/>
    <w:rsid w:val="006A4AB2"/>
    <w:rsid w:val="006A5E97"/>
    <w:rsid w:val="006A6E6E"/>
    <w:rsid w:val="006A743B"/>
    <w:rsid w:val="006B13CA"/>
    <w:rsid w:val="006B3758"/>
    <w:rsid w:val="006B4445"/>
    <w:rsid w:val="006B6D2A"/>
    <w:rsid w:val="006C007E"/>
    <w:rsid w:val="006C1E23"/>
    <w:rsid w:val="006C272F"/>
    <w:rsid w:val="006C2EBF"/>
    <w:rsid w:val="006C3758"/>
    <w:rsid w:val="006C4B65"/>
    <w:rsid w:val="006C5501"/>
    <w:rsid w:val="006C5D7D"/>
    <w:rsid w:val="006C66BF"/>
    <w:rsid w:val="006C7F0F"/>
    <w:rsid w:val="006D7ECE"/>
    <w:rsid w:val="006E004A"/>
    <w:rsid w:val="006E42FB"/>
    <w:rsid w:val="006E5432"/>
    <w:rsid w:val="006E6E89"/>
    <w:rsid w:val="006E7F2B"/>
    <w:rsid w:val="006F005C"/>
    <w:rsid w:val="006F1138"/>
    <w:rsid w:val="006F1659"/>
    <w:rsid w:val="006F4822"/>
    <w:rsid w:val="006F65A6"/>
    <w:rsid w:val="006F68F1"/>
    <w:rsid w:val="006F7EAF"/>
    <w:rsid w:val="00700FDD"/>
    <w:rsid w:val="00703A8C"/>
    <w:rsid w:val="007040B0"/>
    <w:rsid w:val="00705AF1"/>
    <w:rsid w:val="00706B96"/>
    <w:rsid w:val="00707A7C"/>
    <w:rsid w:val="00710EB4"/>
    <w:rsid w:val="00711795"/>
    <w:rsid w:val="007118CE"/>
    <w:rsid w:val="00712128"/>
    <w:rsid w:val="0071314A"/>
    <w:rsid w:val="007131AA"/>
    <w:rsid w:val="00716230"/>
    <w:rsid w:val="00716C55"/>
    <w:rsid w:val="00721C76"/>
    <w:rsid w:val="007220E7"/>
    <w:rsid w:val="0072214A"/>
    <w:rsid w:val="007238C7"/>
    <w:rsid w:val="00723EB4"/>
    <w:rsid w:val="00724E43"/>
    <w:rsid w:val="007275EF"/>
    <w:rsid w:val="00727C5F"/>
    <w:rsid w:val="00730679"/>
    <w:rsid w:val="007321AD"/>
    <w:rsid w:val="007345C6"/>
    <w:rsid w:val="007356C4"/>
    <w:rsid w:val="007367BF"/>
    <w:rsid w:val="00740E6D"/>
    <w:rsid w:val="00741CD1"/>
    <w:rsid w:val="00743E36"/>
    <w:rsid w:val="007441A8"/>
    <w:rsid w:val="0074763E"/>
    <w:rsid w:val="00747C49"/>
    <w:rsid w:val="00751FB1"/>
    <w:rsid w:val="00752059"/>
    <w:rsid w:val="007539FD"/>
    <w:rsid w:val="00753CBC"/>
    <w:rsid w:val="00754648"/>
    <w:rsid w:val="007557F8"/>
    <w:rsid w:val="00760F0C"/>
    <w:rsid w:val="00761997"/>
    <w:rsid w:val="00761B20"/>
    <w:rsid w:val="00762643"/>
    <w:rsid w:val="0076608F"/>
    <w:rsid w:val="007667E1"/>
    <w:rsid w:val="00766D81"/>
    <w:rsid w:val="00767330"/>
    <w:rsid w:val="007676DC"/>
    <w:rsid w:val="00767C7B"/>
    <w:rsid w:val="00772FE6"/>
    <w:rsid w:val="007731B5"/>
    <w:rsid w:val="00773528"/>
    <w:rsid w:val="00774113"/>
    <w:rsid w:val="00774540"/>
    <w:rsid w:val="0077482E"/>
    <w:rsid w:val="007754A4"/>
    <w:rsid w:val="00775BB8"/>
    <w:rsid w:val="00776CBF"/>
    <w:rsid w:val="007774B4"/>
    <w:rsid w:val="00777B8B"/>
    <w:rsid w:val="007801F8"/>
    <w:rsid w:val="00781195"/>
    <w:rsid w:val="00781726"/>
    <w:rsid w:val="00782E25"/>
    <w:rsid w:val="00782FB2"/>
    <w:rsid w:val="0078515B"/>
    <w:rsid w:val="0078592E"/>
    <w:rsid w:val="007869FE"/>
    <w:rsid w:val="00787469"/>
    <w:rsid w:val="00787A23"/>
    <w:rsid w:val="007901F5"/>
    <w:rsid w:val="00790B30"/>
    <w:rsid w:val="007928D4"/>
    <w:rsid w:val="00792AF6"/>
    <w:rsid w:val="0079334A"/>
    <w:rsid w:val="007934CB"/>
    <w:rsid w:val="00793FA4"/>
    <w:rsid w:val="007959B2"/>
    <w:rsid w:val="0079697D"/>
    <w:rsid w:val="007975CE"/>
    <w:rsid w:val="00797E03"/>
    <w:rsid w:val="007A128B"/>
    <w:rsid w:val="007A1607"/>
    <w:rsid w:val="007A31BF"/>
    <w:rsid w:val="007A3D27"/>
    <w:rsid w:val="007A5A83"/>
    <w:rsid w:val="007B06C6"/>
    <w:rsid w:val="007B25B7"/>
    <w:rsid w:val="007B3CE0"/>
    <w:rsid w:val="007B3F60"/>
    <w:rsid w:val="007B582D"/>
    <w:rsid w:val="007B5A46"/>
    <w:rsid w:val="007B5E42"/>
    <w:rsid w:val="007B5ED5"/>
    <w:rsid w:val="007B6C03"/>
    <w:rsid w:val="007C0912"/>
    <w:rsid w:val="007C0ADC"/>
    <w:rsid w:val="007C1F6F"/>
    <w:rsid w:val="007C2A46"/>
    <w:rsid w:val="007C3503"/>
    <w:rsid w:val="007C491D"/>
    <w:rsid w:val="007C5909"/>
    <w:rsid w:val="007C6590"/>
    <w:rsid w:val="007C7714"/>
    <w:rsid w:val="007D09C9"/>
    <w:rsid w:val="007D569D"/>
    <w:rsid w:val="007D6BEA"/>
    <w:rsid w:val="007E0287"/>
    <w:rsid w:val="007E1272"/>
    <w:rsid w:val="007E239E"/>
    <w:rsid w:val="007E2424"/>
    <w:rsid w:val="007E283D"/>
    <w:rsid w:val="007E58CE"/>
    <w:rsid w:val="007E77D7"/>
    <w:rsid w:val="007F0C54"/>
    <w:rsid w:val="007F16AA"/>
    <w:rsid w:val="007F556B"/>
    <w:rsid w:val="007F5CF5"/>
    <w:rsid w:val="007F6761"/>
    <w:rsid w:val="007F6EFB"/>
    <w:rsid w:val="007F7CC1"/>
    <w:rsid w:val="0080124B"/>
    <w:rsid w:val="00801362"/>
    <w:rsid w:val="008017B6"/>
    <w:rsid w:val="00801FEA"/>
    <w:rsid w:val="00802FDD"/>
    <w:rsid w:val="008056A0"/>
    <w:rsid w:val="00806322"/>
    <w:rsid w:val="00806753"/>
    <w:rsid w:val="00806D04"/>
    <w:rsid w:val="00807BCF"/>
    <w:rsid w:val="00816368"/>
    <w:rsid w:val="0082189C"/>
    <w:rsid w:val="0082212A"/>
    <w:rsid w:val="00823401"/>
    <w:rsid w:val="00824D5A"/>
    <w:rsid w:val="00825DAA"/>
    <w:rsid w:val="0082607F"/>
    <w:rsid w:val="008266D4"/>
    <w:rsid w:val="0082724B"/>
    <w:rsid w:val="00827623"/>
    <w:rsid w:val="00833F71"/>
    <w:rsid w:val="0083450F"/>
    <w:rsid w:val="0083569B"/>
    <w:rsid w:val="00840579"/>
    <w:rsid w:val="00840940"/>
    <w:rsid w:val="008409AE"/>
    <w:rsid w:val="00841133"/>
    <w:rsid w:val="00841590"/>
    <w:rsid w:val="008420A7"/>
    <w:rsid w:val="00842104"/>
    <w:rsid w:val="00842FFF"/>
    <w:rsid w:val="0084767C"/>
    <w:rsid w:val="00850378"/>
    <w:rsid w:val="008507EE"/>
    <w:rsid w:val="00851B16"/>
    <w:rsid w:val="00852808"/>
    <w:rsid w:val="0085388C"/>
    <w:rsid w:val="00861636"/>
    <w:rsid w:val="0086231C"/>
    <w:rsid w:val="00862D44"/>
    <w:rsid w:val="00862DF8"/>
    <w:rsid w:val="00864B2A"/>
    <w:rsid w:val="008658B2"/>
    <w:rsid w:val="008668C9"/>
    <w:rsid w:val="00866C5D"/>
    <w:rsid w:val="00866F79"/>
    <w:rsid w:val="00870D81"/>
    <w:rsid w:val="00871643"/>
    <w:rsid w:val="0087384C"/>
    <w:rsid w:val="008741B0"/>
    <w:rsid w:val="008745BA"/>
    <w:rsid w:val="008756D6"/>
    <w:rsid w:val="00882109"/>
    <w:rsid w:val="0088212F"/>
    <w:rsid w:val="00883622"/>
    <w:rsid w:val="00883706"/>
    <w:rsid w:val="00883AF0"/>
    <w:rsid w:val="008876CF"/>
    <w:rsid w:val="00890356"/>
    <w:rsid w:val="00890B6A"/>
    <w:rsid w:val="0089254A"/>
    <w:rsid w:val="00892860"/>
    <w:rsid w:val="00893819"/>
    <w:rsid w:val="008949AF"/>
    <w:rsid w:val="00894F6C"/>
    <w:rsid w:val="0089645B"/>
    <w:rsid w:val="00897A85"/>
    <w:rsid w:val="00897AFF"/>
    <w:rsid w:val="008A4072"/>
    <w:rsid w:val="008A4B69"/>
    <w:rsid w:val="008A760A"/>
    <w:rsid w:val="008A7B50"/>
    <w:rsid w:val="008B00A6"/>
    <w:rsid w:val="008B2380"/>
    <w:rsid w:val="008B4B15"/>
    <w:rsid w:val="008B53C1"/>
    <w:rsid w:val="008B5F64"/>
    <w:rsid w:val="008B67FC"/>
    <w:rsid w:val="008B725B"/>
    <w:rsid w:val="008B7D3D"/>
    <w:rsid w:val="008B7F55"/>
    <w:rsid w:val="008C0A22"/>
    <w:rsid w:val="008C0DCF"/>
    <w:rsid w:val="008C27D2"/>
    <w:rsid w:val="008C3997"/>
    <w:rsid w:val="008C5667"/>
    <w:rsid w:val="008C6158"/>
    <w:rsid w:val="008C7985"/>
    <w:rsid w:val="008D1B10"/>
    <w:rsid w:val="008D235B"/>
    <w:rsid w:val="008D2633"/>
    <w:rsid w:val="008D2C54"/>
    <w:rsid w:val="008D3070"/>
    <w:rsid w:val="008D46D9"/>
    <w:rsid w:val="008D52E0"/>
    <w:rsid w:val="008D6246"/>
    <w:rsid w:val="008D65B8"/>
    <w:rsid w:val="008D66A7"/>
    <w:rsid w:val="008D7902"/>
    <w:rsid w:val="008E10F2"/>
    <w:rsid w:val="008E13AB"/>
    <w:rsid w:val="008E2F44"/>
    <w:rsid w:val="008E3161"/>
    <w:rsid w:val="008E510C"/>
    <w:rsid w:val="008E66F0"/>
    <w:rsid w:val="008E68D5"/>
    <w:rsid w:val="008F00A8"/>
    <w:rsid w:val="008F2529"/>
    <w:rsid w:val="008F45EA"/>
    <w:rsid w:val="008F52F9"/>
    <w:rsid w:val="009001A7"/>
    <w:rsid w:val="0090074C"/>
    <w:rsid w:val="00900DED"/>
    <w:rsid w:val="00901B90"/>
    <w:rsid w:val="00903CDE"/>
    <w:rsid w:val="009052C0"/>
    <w:rsid w:val="00905516"/>
    <w:rsid w:val="00906A75"/>
    <w:rsid w:val="009071CF"/>
    <w:rsid w:val="00910070"/>
    <w:rsid w:val="0091167D"/>
    <w:rsid w:val="00913F73"/>
    <w:rsid w:val="009144AD"/>
    <w:rsid w:val="00915ABA"/>
    <w:rsid w:val="009175A8"/>
    <w:rsid w:val="009200D1"/>
    <w:rsid w:val="00920E3D"/>
    <w:rsid w:val="00922FB3"/>
    <w:rsid w:val="0092417F"/>
    <w:rsid w:val="009249C5"/>
    <w:rsid w:val="009274F3"/>
    <w:rsid w:val="00930D47"/>
    <w:rsid w:val="00930F7B"/>
    <w:rsid w:val="00931518"/>
    <w:rsid w:val="00931931"/>
    <w:rsid w:val="00932C75"/>
    <w:rsid w:val="0093702D"/>
    <w:rsid w:val="00937ED6"/>
    <w:rsid w:val="00940DEB"/>
    <w:rsid w:val="009419CE"/>
    <w:rsid w:val="0094654F"/>
    <w:rsid w:val="00950C28"/>
    <w:rsid w:val="00950D14"/>
    <w:rsid w:val="00954D97"/>
    <w:rsid w:val="0095640C"/>
    <w:rsid w:val="009567F1"/>
    <w:rsid w:val="00960A82"/>
    <w:rsid w:val="00961822"/>
    <w:rsid w:val="00964D1E"/>
    <w:rsid w:val="0097056F"/>
    <w:rsid w:val="00970DCE"/>
    <w:rsid w:val="00972E0F"/>
    <w:rsid w:val="00973658"/>
    <w:rsid w:val="00973F69"/>
    <w:rsid w:val="00974F04"/>
    <w:rsid w:val="009759E3"/>
    <w:rsid w:val="009814AF"/>
    <w:rsid w:val="009818F7"/>
    <w:rsid w:val="0098216A"/>
    <w:rsid w:val="009830A2"/>
    <w:rsid w:val="00994628"/>
    <w:rsid w:val="00994BE5"/>
    <w:rsid w:val="009950D0"/>
    <w:rsid w:val="00995623"/>
    <w:rsid w:val="00996D30"/>
    <w:rsid w:val="00996E74"/>
    <w:rsid w:val="00997421"/>
    <w:rsid w:val="00997563"/>
    <w:rsid w:val="009A0486"/>
    <w:rsid w:val="009A0DE2"/>
    <w:rsid w:val="009A6290"/>
    <w:rsid w:val="009A66CE"/>
    <w:rsid w:val="009A6D6D"/>
    <w:rsid w:val="009B35C3"/>
    <w:rsid w:val="009B520B"/>
    <w:rsid w:val="009B5F51"/>
    <w:rsid w:val="009B6B0D"/>
    <w:rsid w:val="009B6D8E"/>
    <w:rsid w:val="009B75CB"/>
    <w:rsid w:val="009C07B7"/>
    <w:rsid w:val="009C1F1C"/>
    <w:rsid w:val="009C674D"/>
    <w:rsid w:val="009C6E32"/>
    <w:rsid w:val="009D04F0"/>
    <w:rsid w:val="009D1681"/>
    <w:rsid w:val="009D2153"/>
    <w:rsid w:val="009D2EF5"/>
    <w:rsid w:val="009D506E"/>
    <w:rsid w:val="009D52B4"/>
    <w:rsid w:val="009D542C"/>
    <w:rsid w:val="009E2416"/>
    <w:rsid w:val="009E27D2"/>
    <w:rsid w:val="009E33DB"/>
    <w:rsid w:val="009E5887"/>
    <w:rsid w:val="009E7ABC"/>
    <w:rsid w:val="009E7FA9"/>
    <w:rsid w:val="009F18D8"/>
    <w:rsid w:val="009F2193"/>
    <w:rsid w:val="009F391B"/>
    <w:rsid w:val="009F3C0F"/>
    <w:rsid w:val="009F44EB"/>
    <w:rsid w:val="009F6125"/>
    <w:rsid w:val="009F75BE"/>
    <w:rsid w:val="00A00489"/>
    <w:rsid w:val="00A021CA"/>
    <w:rsid w:val="00A06E2A"/>
    <w:rsid w:val="00A0794E"/>
    <w:rsid w:val="00A12557"/>
    <w:rsid w:val="00A12CC6"/>
    <w:rsid w:val="00A14E2C"/>
    <w:rsid w:val="00A155AB"/>
    <w:rsid w:val="00A16A5B"/>
    <w:rsid w:val="00A17E9A"/>
    <w:rsid w:val="00A20F96"/>
    <w:rsid w:val="00A20FF0"/>
    <w:rsid w:val="00A21467"/>
    <w:rsid w:val="00A2232C"/>
    <w:rsid w:val="00A22698"/>
    <w:rsid w:val="00A2389C"/>
    <w:rsid w:val="00A24847"/>
    <w:rsid w:val="00A275FA"/>
    <w:rsid w:val="00A2768E"/>
    <w:rsid w:val="00A27781"/>
    <w:rsid w:val="00A328ED"/>
    <w:rsid w:val="00A33A63"/>
    <w:rsid w:val="00A35FD4"/>
    <w:rsid w:val="00A364D6"/>
    <w:rsid w:val="00A40199"/>
    <w:rsid w:val="00A406C8"/>
    <w:rsid w:val="00A43D7C"/>
    <w:rsid w:val="00A44D68"/>
    <w:rsid w:val="00A460FC"/>
    <w:rsid w:val="00A46BA2"/>
    <w:rsid w:val="00A50BA5"/>
    <w:rsid w:val="00A5184F"/>
    <w:rsid w:val="00A5308D"/>
    <w:rsid w:val="00A5330F"/>
    <w:rsid w:val="00A547C9"/>
    <w:rsid w:val="00A5604F"/>
    <w:rsid w:val="00A57880"/>
    <w:rsid w:val="00A611F7"/>
    <w:rsid w:val="00A63C2A"/>
    <w:rsid w:val="00A64077"/>
    <w:rsid w:val="00A6499A"/>
    <w:rsid w:val="00A64CD7"/>
    <w:rsid w:val="00A659BA"/>
    <w:rsid w:val="00A67FA8"/>
    <w:rsid w:val="00A71B2F"/>
    <w:rsid w:val="00A73403"/>
    <w:rsid w:val="00A75437"/>
    <w:rsid w:val="00A75CFD"/>
    <w:rsid w:val="00A76719"/>
    <w:rsid w:val="00A76A40"/>
    <w:rsid w:val="00A76D33"/>
    <w:rsid w:val="00A80985"/>
    <w:rsid w:val="00A81276"/>
    <w:rsid w:val="00A848DB"/>
    <w:rsid w:val="00A903A5"/>
    <w:rsid w:val="00A91C9E"/>
    <w:rsid w:val="00A92637"/>
    <w:rsid w:val="00A93B5C"/>
    <w:rsid w:val="00A97A13"/>
    <w:rsid w:val="00AA00E1"/>
    <w:rsid w:val="00AA1087"/>
    <w:rsid w:val="00AA3667"/>
    <w:rsid w:val="00AA44A7"/>
    <w:rsid w:val="00AA514E"/>
    <w:rsid w:val="00AA54DF"/>
    <w:rsid w:val="00AA7F51"/>
    <w:rsid w:val="00AB2056"/>
    <w:rsid w:val="00AB20AE"/>
    <w:rsid w:val="00AB2D4B"/>
    <w:rsid w:val="00AB2DEB"/>
    <w:rsid w:val="00AB2E6C"/>
    <w:rsid w:val="00AB3DD5"/>
    <w:rsid w:val="00AB410A"/>
    <w:rsid w:val="00AC0A59"/>
    <w:rsid w:val="00AC1085"/>
    <w:rsid w:val="00AC1519"/>
    <w:rsid w:val="00AC30F7"/>
    <w:rsid w:val="00AC33A9"/>
    <w:rsid w:val="00AC431A"/>
    <w:rsid w:val="00AC435D"/>
    <w:rsid w:val="00AC6D4B"/>
    <w:rsid w:val="00AD3BBA"/>
    <w:rsid w:val="00AD41AA"/>
    <w:rsid w:val="00AD4707"/>
    <w:rsid w:val="00AD629E"/>
    <w:rsid w:val="00AD69AF"/>
    <w:rsid w:val="00AD6E05"/>
    <w:rsid w:val="00AE1F3D"/>
    <w:rsid w:val="00AE298A"/>
    <w:rsid w:val="00AE37F9"/>
    <w:rsid w:val="00AE38AD"/>
    <w:rsid w:val="00AE5205"/>
    <w:rsid w:val="00AE550C"/>
    <w:rsid w:val="00AE5F21"/>
    <w:rsid w:val="00AE7993"/>
    <w:rsid w:val="00AE7CAC"/>
    <w:rsid w:val="00AF0BDD"/>
    <w:rsid w:val="00AF2953"/>
    <w:rsid w:val="00AF4136"/>
    <w:rsid w:val="00AF5A27"/>
    <w:rsid w:val="00AF5FD4"/>
    <w:rsid w:val="00AF778C"/>
    <w:rsid w:val="00B0052B"/>
    <w:rsid w:val="00B01685"/>
    <w:rsid w:val="00B03097"/>
    <w:rsid w:val="00B06E1D"/>
    <w:rsid w:val="00B10CDC"/>
    <w:rsid w:val="00B10F1C"/>
    <w:rsid w:val="00B1243B"/>
    <w:rsid w:val="00B14E7D"/>
    <w:rsid w:val="00B156A9"/>
    <w:rsid w:val="00B16F44"/>
    <w:rsid w:val="00B17D2A"/>
    <w:rsid w:val="00B2193A"/>
    <w:rsid w:val="00B226DE"/>
    <w:rsid w:val="00B235E9"/>
    <w:rsid w:val="00B24365"/>
    <w:rsid w:val="00B25CF3"/>
    <w:rsid w:val="00B261A2"/>
    <w:rsid w:val="00B279AC"/>
    <w:rsid w:val="00B316D2"/>
    <w:rsid w:val="00B31AA8"/>
    <w:rsid w:val="00B364F0"/>
    <w:rsid w:val="00B36ABC"/>
    <w:rsid w:val="00B37996"/>
    <w:rsid w:val="00B40A22"/>
    <w:rsid w:val="00B41170"/>
    <w:rsid w:val="00B42815"/>
    <w:rsid w:val="00B45505"/>
    <w:rsid w:val="00B46ECA"/>
    <w:rsid w:val="00B473EA"/>
    <w:rsid w:val="00B50CC0"/>
    <w:rsid w:val="00B5130D"/>
    <w:rsid w:val="00B5184D"/>
    <w:rsid w:val="00B51DAD"/>
    <w:rsid w:val="00B52CDA"/>
    <w:rsid w:val="00B53BDF"/>
    <w:rsid w:val="00B54918"/>
    <w:rsid w:val="00B54F5F"/>
    <w:rsid w:val="00B6009F"/>
    <w:rsid w:val="00B60CC8"/>
    <w:rsid w:val="00B632FC"/>
    <w:rsid w:val="00B63C01"/>
    <w:rsid w:val="00B650DB"/>
    <w:rsid w:val="00B65C5E"/>
    <w:rsid w:val="00B70F6E"/>
    <w:rsid w:val="00B76493"/>
    <w:rsid w:val="00B77A66"/>
    <w:rsid w:val="00B77F22"/>
    <w:rsid w:val="00B8057E"/>
    <w:rsid w:val="00B81BEE"/>
    <w:rsid w:val="00B82452"/>
    <w:rsid w:val="00B830BA"/>
    <w:rsid w:val="00B83E68"/>
    <w:rsid w:val="00B8406D"/>
    <w:rsid w:val="00B84CDD"/>
    <w:rsid w:val="00B8555E"/>
    <w:rsid w:val="00B87B03"/>
    <w:rsid w:val="00B90286"/>
    <w:rsid w:val="00B92E53"/>
    <w:rsid w:val="00B93DDB"/>
    <w:rsid w:val="00B941BF"/>
    <w:rsid w:val="00B94958"/>
    <w:rsid w:val="00B954DB"/>
    <w:rsid w:val="00B9688A"/>
    <w:rsid w:val="00B96BF4"/>
    <w:rsid w:val="00BA01C2"/>
    <w:rsid w:val="00BA2F2B"/>
    <w:rsid w:val="00BA3277"/>
    <w:rsid w:val="00BA4117"/>
    <w:rsid w:val="00BA5406"/>
    <w:rsid w:val="00BA7001"/>
    <w:rsid w:val="00BA7EEA"/>
    <w:rsid w:val="00BB2E91"/>
    <w:rsid w:val="00BB5313"/>
    <w:rsid w:val="00BB5550"/>
    <w:rsid w:val="00BC00DB"/>
    <w:rsid w:val="00BC10A9"/>
    <w:rsid w:val="00BC1551"/>
    <w:rsid w:val="00BC3C0D"/>
    <w:rsid w:val="00BC60AF"/>
    <w:rsid w:val="00BC742A"/>
    <w:rsid w:val="00BD255D"/>
    <w:rsid w:val="00BD38C1"/>
    <w:rsid w:val="00BD38CC"/>
    <w:rsid w:val="00BD3933"/>
    <w:rsid w:val="00BD43E5"/>
    <w:rsid w:val="00BD4CE2"/>
    <w:rsid w:val="00BD4E0A"/>
    <w:rsid w:val="00BD5840"/>
    <w:rsid w:val="00BD5D09"/>
    <w:rsid w:val="00BD79EE"/>
    <w:rsid w:val="00BE05C3"/>
    <w:rsid w:val="00BE1291"/>
    <w:rsid w:val="00BE1FFA"/>
    <w:rsid w:val="00BE2523"/>
    <w:rsid w:val="00BE277B"/>
    <w:rsid w:val="00BE303C"/>
    <w:rsid w:val="00BE3BBF"/>
    <w:rsid w:val="00BE513C"/>
    <w:rsid w:val="00BE5F99"/>
    <w:rsid w:val="00BF1B59"/>
    <w:rsid w:val="00BF1D35"/>
    <w:rsid w:val="00BF1F57"/>
    <w:rsid w:val="00BF272D"/>
    <w:rsid w:val="00BF2AE6"/>
    <w:rsid w:val="00BF7D84"/>
    <w:rsid w:val="00C018DE"/>
    <w:rsid w:val="00C0234C"/>
    <w:rsid w:val="00C028D5"/>
    <w:rsid w:val="00C028DE"/>
    <w:rsid w:val="00C035D8"/>
    <w:rsid w:val="00C04D5D"/>
    <w:rsid w:val="00C04F43"/>
    <w:rsid w:val="00C0570C"/>
    <w:rsid w:val="00C07CAC"/>
    <w:rsid w:val="00C10405"/>
    <w:rsid w:val="00C118A3"/>
    <w:rsid w:val="00C12444"/>
    <w:rsid w:val="00C125BD"/>
    <w:rsid w:val="00C13377"/>
    <w:rsid w:val="00C1348C"/>
    <w:rsid w:val="00C139B9"/>
    <w:rsid w:val="00C14964"/>
    <w:rsid w:val="00C14C40"/>
    <w:rsid w:val="00C1715D"/>
    <w:rsid w:val="00C201FA"/>
    <w:rsid w:val="00C207BD"/>
    <w:rsid w:val="00C20999"/>
    <w:rsid w:val="00C21343"/>
    <w:rsid w:val="00C2172A"/>
    <w:rsid w:val="00C22420"/>
    <w:rsid w:val="00C25910"/>
    <w:rsid w:val="00C3249C"/>
    <w:rsid w:val="00C32A53"/>
    <w:rsid w:val="00C32AE7"/>
    <w:rsid w:val="00C332FE"/>
    <w:rsid w:val="00C34127"/>
    <w:rsid w:val="00C35B18"/>
    <w:rsid w:val="00C37D71"/>
    <w:rsid w:val="00C40105"/>
    <w:rsid w:val="00C40709"/>
    <w:rsid w:val="00C42196"/>
    <w:rsid w:val="00C44C0E"/>
    <w:rsid w:val="00C45251"/>
    <w:rsid w:val="00C45529"/>
    <w:rsid w:val="00C4616F"/>
    <w:rsid w:val="00C462F8"/>
    <w:rsid w:val="00C50BEE"/>
    <w:rsid w:val="00C50EEC"/>
    <w:rsid w:val="00C52751"/>
    <w:rsid w:val="00C54E25"/>
    <w:rsid w:val="00C552A3"/>
    <w:rsid w:val="00C63A60"/>
    <w:rsid w:val="00C63C19"/>
    <w:rsid w:val="00C64421"/>
    <w:rsid w:val="00C64EAE"/>
    <w:rsid w:val="00C66D40"/>
    <w:rsid w:val="00C67047"/>
    <w:rsid w:val="00C70AFB"/>
    <w:rsid w:val="00C71017"/>
    <w:rsid w:val="00C75C90"/>
    <w:rsid w:val="00C77DD3"/>
    <w:rsid w:val="00C80061"/>
    <w:rsid w:val="00C805C2"/>
    <w:rsid w:val="00C83239"/>
    <w:rsid w:val="00C83251"/>
    <w:rsid w:val="00C86DE9"/>
    <w:rsid w:val="00C8782A"/>
    <w:rsid w:val="00C904C8"/>
    <w:rsid w:val="00C909C4"/>
    <w:rsid w:val="00C924C2"/>
    <w:rsid w:val="00C92CDF"/>
    <w:rsid w:val="00C9331B"/>
    <w:rsid w:val="00C9341D"/>
    <w:rsid w:val="00C934B7"/>
    <w:rsid w:val="00C94E10"/>
    <w:rsid w:val="00C959A1"/>
    <w:rsid w:val="00C974F2"/>
    <w:rsid w:val="00CA04D2"/>
    <w:rsid w:val="00CB01AC"/>
    <w:rsid w:val="00CB0EAC"/>
    <w:rsid w:val="00CB328E"/>
    <w:rsid w:val="00CB3AB5"/>
    <w:rsid w:val="00CB4C33"/>
    <w:rsid w:val="00CB4CB5"/>
    <w:rsid w:val="00CB5C7E"/>
    <w:rsid w:val="00CC076C"/>
    <w:rsid w:val="00CC1A08"/>
    <w:rsid w:val="00CC1C1D"/>
    <w:rsid w:val="00CC428C"/>
    <w:rsid w:val="00CD2038"/>
    <w:rsid w:val="00CD21D9"/>
    <w:rsid w:val="00CD64BE"/>
    <w:rsid w:val="00CD6C3F"/>
    <w:rsid w:val="00CD751F"/>
    <w:rsid w:val="00CE1724"/>
    <w:rsid w:val="00CE385F"/>
    <w:rsid w:val="00CE4BBA"/>
    <w:rsid w:val="00CE5170"/>
    <w:rsid w:val="00CE5AFD"/>
    <w:rsid w:val="00CE5CE5"/>
    <w:rsid w:val="00CE68C1"/>
    <w:rsid w:val="00CE6D60"/>
    <w:rsid w:val="00CE78B4"/>
    <w:rsid w:val="00CE7C3F"/>
    <w:rsid w:val="00CF1F58"/>
    <w:rsid w:val="00CF375A"/>
    <w:rsid w:val="00CF45DC"/>
    <w:rsid w:val="00CF66AD"/>
    <w:rsid w:val="00CF6D56"/>
    <w:rsid w:val="00D0027D"/>
    <w:rsid w:val="00D007BC"/>
    <w:rsid w:val="00D0206F"/>
    <w:rsid w:val="00D03408"/>
    <w:rsid w:val="00D0558D"/>
    <w:rsid w:val="00D05F63"/>
    <w:rsid w:val="00D0614F"/>
    <w:rsid w:val="00D06DFB"/>
    <w:rsid w:val="00D0739C"/>
    <w:rsid w:val="00D07E35"/>
    <w:rsid w:val="00D1085A"/>
    <w:rsid w:val="00D1134D"/>
    <w:rsid w:val="00D124A7"/>
    <w:rsid w:val="00D13280"/>
    <w:rsid w:val="00D14161"/>
    <w:rsid w:val="00D21A39"/>
    <w:rsid w:val="00D27090"/>
    <w:rsid w:val="00D27311"/>
    <w:rsid w:val="00D276A0"/>
    <w:rsid w:val="00D277C1"/>
    <w:rsid w:val="00D30C37"/>
    <w:rsid w:val="00D31ED5"/>
    <w:rsid w:val="00D32CC2"/>
    <w:rsid w:val="00D3430F"/>
    <w:rsid w:val="00D3480E"/>
    <w:rsid w:val="00D36150"/>
    <w:rsid w:val="00D37338"/>
    <w:rsid w:val="00D415D1"/>
    <w:rsid w:val="00D42645"/>
    <w:rsid w:val="00D43156"/>
    <w:rsid w:val="00D43C16"/>
    <w:rsid w:val="00D447FC"/>
    <w:rsid w:val="00D45166"/>
    <w:rsid w:val="00D4651A"/>
    <w:rsid w:val="00D4680C"/>
    <w:rsid w:val="00D4721F"/>
    <w:rsid w:val="00D4774E"/>
    <w:rsid w:val="00D47B7F"/>
    <w:rsid w:val="00D47C00"/>
    <w:rsid w:val="00D51817"/>
    <w:rsid w:val="00D52238"/>
    <w:rsid w:val="00D52286"/>
    <w:rsid w:val="00D53206"/>
    <w:rsid w:val="00D55FC6"/>
    <w:rsid w:val="00D57EE3"/>
    <w:rsid w:val="00D613A4"/>
    <w:rsid w:val="00D61808"/>
    <w:rsid w:val="00D63A6D"/>
    <w:rsid w:val="00D63C86"/>
    <w:rsid w:val="00D63CD5"/>
    <w:rsid w:val="00D63F3A"/>
    <w:rsid w:val="00D670CD"/>
    <w:rsid w:val="00D67A8D"/>
    <w:rsid w:val="00D67A91"/>
    <w:rsid w:val="00D724E6"/>
    <w:rsid w:val="00D733C6"/>
    <w:rsid w:val="00D74E86"/>
    <w:rsid w:val="00D759AA"/>
    <w:rsid w:val="00D761F0"/>
    <w:rsid w:val="00D7668C"/>
    <w:rsid w:val="00D76C14"/>
    <w:rsid w:val="00D8049E"/>
    <w:rsid w:val="00D80CEA"/>
    <w:rsid w:val="00D827F0"/>
    <w:rsid w:val="00D83229"/>
    <w:rsid w:val="00D86179"/>
    <w:rsid w:val="00D90CFA"/>
    <w:rsid w:val="00D919DE"/>
    <w:rsid w:val="00D93C4E"/>
    <w:rsid w:val="00D94937"/>
    <w:rsid w:val="00D94D7A"/>
    <w:rsid w:val="00D952F2"/>
    <w:rsid w:val="00DA1525"/>
    <w:rsid w:val="00DA19F0"/>
    <w:rsid w:val="00DA239C"/>
    <w:rsid w:val="00DA6F10"/>
    <w:rsid w:val="00DA6F96"/>
    <w:rsid w:val="00DA70C2"/>
    <w:rsid w:val="00DA736C"/>
    <w:rsid w:val="00DA7B3D"/>
    <w:rsid w:val="00DB1DE5"/>
    <w:rsid w:val="00DB2257"/>
    <w:rsid w:val="00DB23C8"/>
    <w:rsid w:val="00DB2BFA"/>
    <w:rsid w:val="00DB5029"/>
    <w:rsid w:val="00DB56CA"/>
    <w:rsid w:val="00DB56E6"/>
    <w:rsid w:val="00DB587B"/>
    <w:rsid w:val="00DB6213"/>
    <w:rsid w:val="00DB76B4"/>
    <w:rsid w:val="00DC2142"/>
    <w:rsid w:val="00DC2359"/>
    <w:rsid w:val="00DC25CD"/>
    <w:rsid w:val="00DC3B9A"/>
    <w:rsid w:val="00DC5409"/>
    <w:rsid w:val="00DC58BC"/>
    <w:rsid w:val="00DC5E9F"/>
    <w:rsid w:val="00DC61C2"/>
    <w:rsid w:val="00DC6876"/>
    <w:rsid w:val="00DC71E0"/>
    <w:rsid w:val="00DC752B"/>
    <w:rsid w:val="00DC76AF"/>
    <w:rsid w:val="00DC7D09"/>
    <w:rsid w:val="00DD27B2"/>
    <w:rsid w:val="00DD2B18"/>
    <w:rsid w:val="00DD32B2"/>
    <w:rsid w:val="00DD4FCE"/>
    <w:rsid w:val="00DD583A"/>
    <w:rsid w:val="00DD5C11"/>
    <w:rsid w:val="00DD5DB9"/>
    <w:rsid w:val="00DD6B8A"/>
    <w:rsid w:val="00DE0996"/>
    <w:rsid w:val="00DE1B7D"/>
    <w:rsid w:val="00DE4AD3"/>
    <w:rsid w:val="00DE53ED"/>
    <w:rsid w:val="00DE62DC"/>
    <w:rsid w:val="00DE6336"/>
    <w:rsid w:val="00DE6605"/>
    <w:rsid w:val="00DE685A"/>
    <w:rsid w:val="00DF07DE"/>
    <w:rsid w:val="00DF082C"/>
    <w:rsid w:val="00DF144F"/>
    <w:rsid w:val="00DF22A5"/>
    <w:rsid w:val="00DF2A27"/>
    <w:rsid w:val="00DF46B4"/>
    <w:rsid w:val="00DF4B48"/>
    <w:rsid w:val="00DF652D"/>
    <w:rsid w:val="00DF7723"/>
    <w:rsid w:val="00E023DB"/>
    <w:rsid w:val="00E02F9F"/>
    <w:rsid w:val="00E041DE"/>
    <w:rsid w:val="00E13C23"/>
    <w:rsid w:val="00E14269"/>
    <w:rsid w:val="00E14661"/>
    <w:rsid w:val="00E15AFC"/>
    <w:rsid w:val="00E21F5E"/>
    <w:rsid w:val="00E220E4"/>
    <w:rsid w:val="00E2391F"/>
    <w:rsid w:val="00E2580C"/>
    <w:rsid w:val="00E26E5B"/>
    <w:rsid w:val="00E31C1A"/>
    <w:rsid w:val="00E34271"/>
    <w:rsid w:val="00E3546D"/>
    <w:rsid w:val="00E36FC1"/>
    <w:rsid w:val="00E371E1"/>
    <w:rsid w:val="00E37602"/>
    <w:rsid w:val="00E407F9"/>
    <w:rsid w:val="00E40ABA"/>
    <w:rsid w:val="00E41C47"/>
    <w:rsid w:val="00E438D0"/>
    <w:rsid w:val="00E46514"/>
    <w:rsid w:val="00E469E5"/>
    <w:rsid w:val="00E47B6B"/>
    <w:rsid w:val="00E52649"/>
    <w:rsid w:val="00E52CE5"/>
    <w:rsid w:val="00E53CFB"/>
    <w:rsid w:val="00E53E1F"/>
    <w:rsid w:val="00E5510F"/>
    <w:rsid w:val="00E55D17"/>
    <w:rsid w:val="00E56F6C"/>
    <w:rsid w:val="00E60316"/>
    <w:rsid w:val="00E61E50"/>
    <w:rsid w:val="00E65857"/>
    <w:rsid w:val="00E70ABF"/>
    <w:rsid w:val="00E71887"/>
    <w:rsid w:val="00E719E3"/>
    <w:rsid w:val="00E72954"/>
    <w:rsid w:val="00E748C8"/>
    <w:rsid w:val="00E74C87"/>
    <w:rsid w:val="00E7561C"/>
    <w:rsid w:val="00E762B3"/>
    <w:rsid w:val="00E7730F"/>
    <w:rsid w:val="00E8086A"/>
    <w:rsid w:val="00E810CF"/>
    <w:rsid w:val="00E830BE"/>
    <w:rsid w:val="00E8386E"/>
    <w:rsid w:val="00E85805"/>
    <w:rsid w:val="00E86EB4"/>
    <w:rsid w:val="00E871E7"/>
    <w:rsid w:val="00E904BA"/>
    <w:rsid w:val="00E90E7A"/>
    <w:rsid w:val="00E9159E"/>
    <w:rsid w:val="00E928FC"/>
    <w:rsid w:val="00E93104"/>
    <w:rsid w:val="00E93385"/>
    <w:rsid w:val="00E93F55"/>
    <w:rsid w:val="00E9421A"/>
    <w:rsid w:val="00E97D86"/>
    <w:rsid w:val="00EA390A"/>
    <w:rsid w:val="00EA3935"/>
    <w:rsid w:val="00EA54C3"/>
    <w:rsid w:val="00EA6D86"/>
    <w:rsid w:val="00EB41AF"/>
    <w:rsid w:val="00EB42A0"/>
    <w:rsid w:val="00EB464A"/>
    <w:rsid w:val="00EB548C"/>
    <w:rsid w:val="00EB62FB"/>
    <w:rsid w:val="00EB6396"/>
    <w:rsid w:val="00EB7465"/>
    <w:rsid w:val="00EC04E9"/>
    <w:rsid w:val="00EC0A26"/>
    <w:rsid w:val="00EC456C"/>
    <w:rsid w:val="00EC4616"/>
    <w:rsid w:val="00EC6AE9"/>
    <w:rsid w:val="00ED378C"/>
    <w:rsid w:val="00ED5D6F"/>
    <w:rsid w:val="00EE01DA"/>
    <w:rsid w:val="00EE023B"/>
    <w:rsid w:val="00EE1EAB"/>
    <w:rsid w:val="00EE5271"/>
    <w:rsid w:val="00EE73C0"/>
    <w:rsid w:val="00EE7B95"/>
    <w:rsid w:val="00EF2223"/>
    <w:rsid w:val="00EF2B11"/>
    <w:rsid w:val="00EF3E95"/>
    <w:rsid w:val="00F01ADA"/>
    <w:rsid w:val="00F029CA"/>
    <w:rsid w:val="00F04002"/>
    <w:rsid w:val="00F06DAB"/>
    <w:rsid w:val="00F0754A"/>
    <w:rsid w:val="00F07C51"/>
    <w:rsid w:val="00F07D2D"/>
    <w:rsid w:val="00F1043B"/>
    <w:rsid w:val="00F1251F"/>
    <w:rsid w:val="00F13C32"/>
    <w:rsid w:val="00F13D76"/>
    <w:rsid w:val="00F15413"/>
    <w:rsid w:val="00F23543"/>
    <w:rsid w:val="00F25464"/>
    <w:rsid w:val="00F255F2"/>
    <w:rsid w:val="00F25EDE"/>
    <w:rsid w:val="00F26F5F"/>
    <w:rsid w:val="00F27019"/>
    <w:rsid w:val="00F272D4"/>
    <w:rsid w:val="00F304CA"/>
    <w:rsid w:val="00F31BC6"/>
    <w:rsid w:val="00F335B4"/>
    <w:rsid w:val="00F41172"/>
    <w:rsid w:val="00F41799"/>
    <w:rsid w:val="00F42724"/>
    <w:rsid w:val="00F42C35"/>
    <w:rsid w:val="00F42FE5"/>
    <w:rsid w:val="00F43F00"/>
    <w:rsid w:val="00F45221"/>
    <w:rsid w:val="00F45CE0"/>
    <w:rsid w:val="00F5248B"/>
    <w:rsid w:val="00F53A1F"/>
    <w:rsid w:val="00F53ED9"/>
    <w:rsid w:val="00F60133"/>
    <w:rsid w:val="00F615A3"/>
    <w:rsid w:val="00F630C7"/>
    <w:rsid w:val="00F63C7F"/>
    <w:rsid w:val="00F647DB"/>
    <w:rsid w:val="00F6578A"/>
    <w:rsid w:val="00F65B71"/>
    <w:rsid w:val="00F65DAF"/>
    <w:rsid w:val="00F66546"/>
    <w:rsid w:val="00F6746F"/>
    <w:rsid w:val="00F676AE"/>
    <w:rsid w:val="00F701B6"/>
    <w:rsid w:val="00F7098F"/>
    <w:rsid w:val="00F71EB9"/>
    <w:rsid w:val="00F736F2"/>
    <w:rsid w:val="00F75E3E"/>
    <w:rsid w:val="00F77793"/>
    <w:rsid w:val="00F77F8B"/>
    <w:rsid w:val="00F80C24"/>
    <w:rsid w:val="00F81B0C"/>
    <w:rsid w:val="00F8255F"/>
    <w:rsid w:val="00F829FC"/>
    <w:rsid w:val="00F833B6"/>
    <w:rsid w:val="00F835F4"/>
    <w:rsid w:val="00F84255"/>
    <w:rsid w:val="00F84456"/>
    <w:rsid w:val="00F86473"/>
    <w:rsid w:val="00F8791F"/>
    <w:rsid w:val="00F87AC4"/>
    <w:rsid w:val="00F90F36"/>
    <w:rsid w:val="00F910F3"/>
    <w:rsid w:val="00F91F6A"/>
    <w:rsid w:val="00F9258C"/>
    <w:rsid w:val="00F92972"/>
    <w:rsid w:val="00F93088"/>
    <w:rsid w:val="00F9511B"/>
    <w:rsid w:val="00F978C6"/>
    <w:rsid w:val="00FA0817"/>
    <w:rsid w:val="00FA0AD6"/>
    <w:rsid w:val="00FA1F46"/>
    <w:rsid w:val="00FA2238"/>
    <w:rsid w:val="00FA3EF5"/>
    <w:rsid w:val="00FA49E5"/>
    <w:rsid w:val="00FA4DE3"/>
    <w:rsid w:val="00FA709D"/>
    <w:rsid w:val="00FA790A"/>
    <w:rsid w:val="00FB019D"/>
    <w:rsid w:val="00FB1B06"/>
    <w:rsid w:val="00FB1C28"/>
    <w:rsid w:val="00FB1F47"/>
    <w:rsid w:val="00FB4833"/>
    <w:rsid w:val="00FB75EB"/>
    <w:rsid w:val="00FC0F66"/>
    <w:rsid w:val="00FC1238"/>
    <w:rsid w:val="00FC12B9"/>
    <w:rsid w:val="00FC19B5"/>
    <w:rsid w:val="00FC2107"/>
    <w:rsid w:val="00FC3192"/>
    <w:rsid w:val="00FC3700"/>
    <w:rsid w:val="00FC3EF7"/>
    <w:rsid w:val="00FC56F2"/>
    <w:rsid w:val="00FC6626"/>
    <w:rsid w:val="00FC69B4"/>
    <w:rsid w:val="00FC6A45"/>
    <w:rsid w:val="00FC7518"/>
    <w:rsid w:val="00FD1124"/>
    <w:rsid w:val="00FD127F"/>
    <w:rsid w:val="00FD3FC0"/>
    <w:rsid w:val="00FD454E"/>
    <w:rsid w:val="00FD573C"/>
    <w:rsid w:val="00FE1959"/>
    <w:rsid w:val="00FE32CF"/>
    <w:rsid w:val="00FF045B"/>
    <w:rsid w:val="00FF0491"/>
    <w:rsid w:val="00FF08FE"/>
    <w:rsid w:val="00FF4107"/>
    <w:rsid w:val="00FF411E"/>
    <w:rsid w:val="00FF601C"/>
    <w:rsid w:val="3E27667B"/>
    <w:rsid w:val="53C62CBC"/>
    <w:rsid w:val="7111CADC"/>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4C18B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4144"/>
    <w:pPr>
      <w:spacing w:after="0" w:line="360" w:lineRule="auto"/>
      <w:jc w:val="both"/>
    </w:pPr>
    <w:rPr>
      <w:rFonts w:ascii="Times New Roman" w:hAnsi="Times New Roman"/>
      <w:sz w:val="24"/>
    </w:rPr>
  </w:style>
  <w:style w:type="paragraph" w:styleId="Ttulo1">
    <w:name w:val="heading 1"/>
    <w:aliases w:val="Nivel 1 APA"/>
    <w:basedOn w:val="Normal"/>
    <w:next w:val="Normal"/>
    <w:link w:val="Ttulo1Car"/>
    <w:uiPriority w:val="9"/>
    <w:qFormat/>
    <w:rsid w:val="00883AF0"/>
    <w:pPr>
      <w:keepNext/>
      <w:keepLines/>
      <w:jc w:val="center"/>
      <w:outlineLvl w:val="0"/>
    </w:pPr>
    <w:rPr>
      <w:rFonts w:eastAsiaTheme="majorEastAsia" w:cstheme="majorBidi"/>
      <w:b/>
      <w:szCs w:val="32"/>
    </w:rPr>
  </w:style>
  <w:style w:type="paragraph" w:styleId="Ttulo2">
    <w:name w:val="heading 2"/>
    <w:aliases w:val="Nivel 2 APA"/>
    <w:basedOn w:val="Normal"/>
    <w:next w:val="Normal"/>
    <w:link w:val="Ttulo2Car"/>
    <w:uiPriority w:val="9"/>
    <w:unhideWhenUsed/>
    <w:qFormat/>
    <w:rsid w:val="00D14161"/>
    <w:pPr>
      <w:keepNext/>
      <w:keepLines/>
      <w:spacing w:after="360"/>
      <w:jc w:val="left"/>
      <w:outlineLvl w:val="1"/>
    </w:pPr>
    <w:rPr>
      <w:rFonts w:eastAsiaTheme="majorEastAsia" w:cstheme="majorBidi"/>
      <w:b/>
      <w:szCs w:val="26"/>
    </w:rPr>
  </w:style>
  <w:style w:type="paragraph" w:styleId="Ttulo3">
    <w:name w:val="heading 3"/>
    <w:aliases w:val="Nivel 3 APA"/>
    <w:basedOn w:val="Normal"/>
    <w:next w:val="Normal"/>
    <w:link w:val="Ttulo3Car"/>
    <w:uiPriority w:val="9"/>
    <w:unhideWhenUsed/>
    <w:qFormat/>
    <w:rsid w:val="000559D7"/>
    <w:pPr>
      <w:keepNext/>
      <w:keepLines/>
      <w:jc w:val="left"/>
      <w:outlineLvl w:val="2"/>
    </w:pPr>
    <w:rPr>
      <w:rFonts w:eastAsiaTheme="majorEastAsia" w:cstheme="majorBidi"/>
      <w:b/>
      <w:i/>
      <w:szCs w:val="24"/>
    </w:rPr>
  </w:style>
  <w:style w:type="paragraph" w:styleId="Ttulo4">
    <w:name w:val="heading 4"/>
    <w:aliases w:val="Nivel 4 APA"/>
    <w:basedOn w:val="Normal"/>
    <w:next w:val="Normal"/>
    <w:link w:val="Ttulo4Car"/>
    <w:uiPriority w:val="9"/>
    <w:unhideWhenUsed/>
    <w:qFormat/>
    <w:rsid w:val="000A1F65"/>
    <w:pPr>
      <w:keepNext/>
      <w:keepLines/>
      <w:ind w:left="709"/>
      <w:jc w:val="left"/>
      <w:outlineLvl w:val="3"/>
    </w:pPr>
    <w:rPr>
      <w:rFonts w:eastAsiaTheme="majorEastAsia" w:cstheme="majorBidi"/>
      <w:b/>
      <w:iCs/>
    </w:rPr>
  </w:style>
  <w:style w:type="paragraph" w:styleId="Ttulo5">
    <w:name w:val="heading 5"/>
    <w:aliases w:val="Nivel 5 APA"/>
    <w:basedOn w:val="Normal"/>
    <w:next w:val="Normal"/>
    <w:link w:val="Ttulo5Car"/>
    <w:uiPriority w:val="9"/>
    <w:unhideWhenUsed/>
    <w:qFormat/>
    <w:rsid w:val="00350C46"/>
    <w:pPr>
      <w:keepNext/>
      <w:keepLines/>
      <w:ind w:left="709"/>
      <w:jc w:val="left"/>
      <w:outlineLvl w:val="4"/>
    </w:pPr>
    <w:rPr>
      <w:rFonts w:eastAsiaTheme="majorEastAsia" w:cstheme="majorBidi"/>
      <w:b/>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0511AB"/>
    <w:rPr>
      <w:color w:val="808080"/>
    </w:rPr>
  </w:style>
  <w:style w:type="character" w:customStyle="1" w:styleId="Estilo1">
    <w:name w:val="Estilo1"/>
    <w:basedOn w:val="Fuentedeprrafopredeter"/>
    <w:uiPriority w:val="1"/>
    <w:rsid w:val="000511AB"/>
    <w:rPr>
      <w:rFonts w:ascii="Times New Roman" w:hAnsi="Times New Roman"/>
      <w:sz w:val="24"/>
    </w:rPr>
  </w:style>
  <w:style w:type="character" w:customStyle="1" w:styleId="Estilo2">
    <w:name w:val="Estilo2"/>
    <w:basedOn w:val="Fuentedeprrafopredeter"/>
    <w:uiPriority w:val="1"/>
    <w:rsid w:val="000511AB"/>
    <w:rPr>
      <w:rFonts w:ascii="Times New Roman" w:hAnsi="Times New Roman"/>
      <w:sz w:val="24"/>
    </w:rPr>
  </w:style>
  <w:style w:type="character" w:customStyle="1" w:styleId="Estilo3">
    <w:name w:val="Estilo3"/>
    <w:basedOn w:val="Fuentedeprrafopredeter"/>
    <w:uiPriority w:val="1"/>
    <w:rsid w:val="00453721"/>
    <w:rPr>
      <w:rFonts w:ascii="Times New Roman" w:hAnsi="Times New Roman"/>
      <w:sz w:val="24"/>
    </w:rPr>
  </w:style>
  <w:style w:type="character" w:customStyle="1" w:styleId="Estilo4">
    <w:name w:val="Estilo4"/>
    <w:basedOn w:val="Fuentedeprrafopredeter"/>
    <w:uiPriority w:val="1"/>
    <w:rsid w:val="00453721"/>
    <w:rPr>
      <w:rFonts w:ascii="Times New Roman" w:hAnsi="Times New Roman"/>
      <w:sz w:val="24"/>
    </w:rPr>
  </w:style>
  <w:style w:type="character" w:customStyle="1" w:styleId="Estilo5">
    <w:name w:val="Estilo5"/>
    <w:basedOn w:val="Fuentedeprrafopredeter"/>
    <w:uiPriority w:val="1"/>
    <w:rsid w:val="00453721"/>
    <w:rPr>
      <w:rFonts w:ascii="Times New Roman" w:hAnsi="Times New Roman"/>
      <w:sz w:val="24"/>
    </w:rPr>
  </w:style>
  <w:style w:type="character" w:customStyle="1" w:styleId="Estilo6">
    <w:name w:val="Estilo6"/>
    <w:basedOn w:val="Fuentedeprrafopredeter"/>
    <w:uiPriority w:val="1"/>
    <w:rsid w:val="00573C21"/>
    <w:rPr>
      <w:rFonts w:ascii="Times New Roman" w:hAnsi="Times New Roman"/>
      <w:sz w:val="24"/>
    </w:rPr>
  </w:style>
  <w:style w:type="character" w:customStyle="1" w:styleId="Estilo7">
    <w:name w:val="Estilo7"/>
    <w:basedOn w:val="Fuentedeprrafopredeter"/>
    <w:uiPriority w:val="1"/>
    <w:rsid w:val="00573C21"/>
    <w:rPr>
      <w:rFonts w:ascii="Times New Roman" w:hAnsi="Times New Roman"/>
      <w:sz w:val="24"/>
    </w:rPr>
  </w:style>
  <w:style w:type="character" w:customStyle="1" w:styleId="Estilo9">
    <w:name w:val="Estilo9"/>
    <w:basedOn w:val="Fuentedeprrafopredeter"/>
    <w:uiPriority w:val="1"/>
    <w:rsid w:val="007676DC"/>
    <w:rPr>
      <w:rFonts w:ascii="Times New Roman" w:hAnsi="Times New Roman"/>
      <w:sz w:val="20"/>
    </w:rPr>
  </w:style>
  <w:style w:type="character" w:customStyle="1" w:styleId="Estilo8">
    <w:name w:val="Estilo8"/>
    <w:basedOn w:val="Fuentedeprrafopredeter"/>
    <w:uiPriority w:val="1"/>
    <w:rsid w:val="007676DC"/>
    <w:rPr>
      <w:rFonts w:ascii="Times New Roman" w:hAnsi="Times New Roman"/>
      <w:sz w:val="24"/>
    </w:rPr>
  </w:style>
  <w:style w:type="paragraph" w:styleId="Encabezado">
    <w:name w:val="header"/>
    <w:basedOn w:val="Normal"/>
    <w:link w:val="EncabezadoCar"/>
    <w:uiPriority w:val="99"/>
    <w:unhideWhenUsed/>
    <w:rsid w:val="006B13CA"/>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6B13CA"/>
  </w:style>
  <w:style w:type="paragraph" w:styleId="Piedepgina">
    <w:name w:val="footer"/>
    <w:basedOn w:val="Normal"/>
    <w:link w:val="PiedepginaCar"/>
    <w:uiPriority w:val="99"/>
    <w:unhideWhenUsed/>
    <w:rsid w:val="006B13CA"/>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6B13CA"/>
  </w:style>
  <w:style w:type="character" w:styleId="Refdecomentario">
    <w:name w:val="annotation reference"/>
    <w:basedOn w:val="Fuentedeprrafopredeter"/>
    <w:uiPriority w:val="99"/>
    <w:semiHidden/>
    <w:unhideWhenUsed/>
    <w:rsid w:val="006B13CA"/>
    <w:rPr>
      <w:sz w:val="16"/>
      <w:szCs w:val="16"/>
    </w:rPr>
  </w:style>
  <w:style w:type="paragraph" w:styleId="Textocomentario">
    <w:name w:val="annotation text"/>
    <w:basedOn w:val="Normal"/>
    <w:link w:val="TextocomentarioCar"/>
    <w:uiPriority w:val="99"/>
    <w:unhideWhenUsed/>
    <w:rsid w:val="006B13CA"/>
    <w:pPr>
      <w:spacing w:line="240" w:lineRule="auto"/>
    </w:pPr>
    <w:rPr>
      <w:sz w:val="20"/>
      <w:szCs w:val="20"/>
    </w:rPr>
  </w:style>
  <w:style w:type="character" w:customStyle="1" w:styleId="TextocomentarioCar">
    <w:name w:val="Texto comentario Car"/>
    <w:basedOn w:val="Fuentedeprrafopredeter"/>
    <w:link w:val="Textocomentario"/>
    <w:uiPriority w:val="99"/>
    <w:rsid w:val="006B13CA"/>
    <w:rPr>
      <w:rFonts w:ascii="Times New Roman" w:hAnsi="Times New Roman"/>
      <w:sz w:val="20"/>
      <w:szCs w:val="20"/>
    </w:rPr>
  </w:style>
  <w:style w:type="paragraph" w:styleId="Textodeglobo">
    <w:name w:val="Balloon Text"/>
    <w:basedOn w:val="Normal"/>
    <w:link w:val="TextodegloboCar"/>
    <w:uiPriority w:val="99"/>
    <w:semiHidden/>
    <w:unhideWhenUsed/>
    <w:rsid w:val="006B13CA"/>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13CA"/>
    <w:rPr>
      <w:rFonts w:ascii="Segoe UI" w:hAnsi="Segoe UI" w:cs="Segoe UI"/>
      <w:sz w:val="18"/>
      <w:szCs w:val="18"/>
    </w:rPr>
  </w:style>
  <w:style w:type="character" w:customStyle="1" w:styleId="Ttulo1Car">
    <w:name w:val="Título 1 Car"/>
    <w:aliases w:val="Nivel 1 APA Car"/>
    <w:basedOn w:val="Fuentedeprrafopredeter"/>
    <w:link w:val="Ttulo1"/>
    <w:uiPriority w:val="9"/>
    <w:rsid w:val="00553A44"/>
    <w:rPr>
      <w:rFonts w:ascii="Times New Roman" w:eastAsiaTheme="majorEastAsia" w:hAnsi="Times New Roman" w:cstheme="majorBidi"/>
      <w:b/>
      <w:sz w:val="24"/>
      <w:szCs w:val="32"/>
    </w:rPr>
  </w:style>
  <w:style w:type="character" w:customStyle="1" w:styleId="Ttulo2Car">
    <w:name w:val="Título 2 Car"/>
    <w:aliases w:val="Nivel 2 APA Car"/>
    <w:basedOn w:val="Fuentedeprrafopredeter"/>
    <w:link w:val="Ttulo2"/>
    <w:uiPriority w:val="9"/>
    <w:rsid w:val="00D14161"/>
    <w:rPr>
      <w:rFonts w:ascii="Times New Roman" w:eastAsiaTheme="majorEastAsia" w:hAnsi="Times New Roman" w:cstheme="majorBidi"/>
      <w:b/>
      <w:sz w:val="24"/>
      <w:szCs w:val="26"/>
    </w:rPr>
  </w:style>
  <w:style w:type="character" w:customStyle="1" w:styleId="Ttulo3Car">
    <w:name w:val="Título 3 Car"/>
    <w:aliases w:val="Nivel 3 APA Car"/>
    <w:basedOn w:val="Fuentedeprrafopredeter"/>
    <w:link w:val="Ttulo3"/>
    <w:uiPriority w:val="9"/>
    <w:rsid w:val="00B77F22"/>
    <w:rPr>
      <w:rFonts w:ascii="Times New Roman" w:eastAsiaTheme="majorEastAsia" w:hAnsi="Times New Roman" w:cstheme="majorBidi"/>
      <w:b/>
      <w:i/>
      <w:sz w:val="24"/>
      <w:szCs w:val="24"/>
    </w:rPr>
  </w:style>
  <w:style w:type="character" w:customStyle="1" w:styleId="Ttulo4Car">
    <w:name w:val="Título 4 Car"/>
    <w:aliases w:val="Nivel 4 APA Car"/>
    <w:basedOn w:val="Fuentedeprrafopredeter"/>
    <w:link w:val="Ttulo4"/>
    <w:uiPriority w:val="9"/>
    <w:rsid w:val="00B77F22"/>
    <w:rPr>
      <w:rFonts w:ascii="Times New Roman" w:eastAsiaTheme="majorEastAsia" w:hAnsi="Times New Roman" w:cstheme="majorBidi"/>
      <w:b/>
      <w:iCs/>
      <w:sz w:val="24"/>
    </w:rPr>
  </w:style>
  <w:style w:type="paragraph" w:styleId="TtuloTDC">
    <w:name w:val="TOC Heading"/>
    <w:basedOn w:val="Ttulo1"/>
    <w:next w:val="Normal"/>
    <w:uiPriority w:val="39"/>
    <w:unhideWhenUsed/>
    <w:qFormat/>
    <w:rsid w:val="00C909C4"/>
    <w:pPr>
      <w:outlineLvl w:val="9"/>
    </w:pPr>
    <w:rPr>
      <w:lang w:eastAsia="es-CO"/>
    </w:rPr>
  </w:style>
  <w:style w:type="paragraph" w:styleId="TDC1">
    <w:name w:val="toc 1"/>
    <w:basedOn w:val="Normal"/>
    <w:next w:val="Normal"/>
    <w:autoRedefine/>
    <w:uiPriority w:val="39"/>
    <w:unhideWhenUsed/>
    <w:rsid w:val="00E8386E"/>
    <w:pPr>
      <w:spacing w:before="240" w:after="240" w:line="240" w:lineRule="auto"/>
      <w:ind w:right="284"/>
      <w:jc w:val="left"/>
    </w:pPr>
  </w:style>
  <w:style w:type="paragraph" w:styleId="TDC2">
    <w:name w:val="toc 2"/>
    <w:basedOn w:val="Normal"/>
    <w:next w:val="Normal"/>
    <w:autoRedefine/>
    <w:uiPriority w:val="39"/>
    <w:unhideWhenUsed/>
    <w:rsid w:val="00E8386E"/>
    <w:pPr>
      <w:spacing w:before="240" w:after="240" w:line="240" w:lineRule="auto"/>
      <w:ind w:left="238" w:right="284"/>
      <w:jc w:val="left"/>
    </w:pPr>
  </w:style>
  <w:style w:type="character" w:styleId="Hipervnculo">
    <w:name w:val="Hyperlink"/>
    <w:basedOn w:val="Fuentedeprrafopredeter"/>
    <w:uiPriority w:val="99"/>
    <w:unhideWhenUsed/>
    <w:rsid w:val="00EF2223"/>
    <w:rPr>
      <w:color w:val="0563C1" w:themeColor="hyperlink"/>
      <w:u w:val="single"/>
    </w:rPr>
  </w:style>
  <w:style w:type="paragraph" w:styleId="TDC3">
    <w:name w:val="toc 3"/>
    <w:basedOn w:val="Normal"/>
    <w:next w:val="Normal"/>
    <w:autoRedefine/>
    <w:uiPriority w:val="39"/>
    <w:unhideWhenUsed/>
    <w:rsid w:val="00E8386E"/>
    <w:pPr>
      <w:spacing w:before="240" w:after="240" w:line="240" w:lineRule="auto"/>
      <w:ind w:left="442" w:right="284"/>
      <w:jc w:val="left"/>
    </w:pPr>
    <w:rPr>
      <w:rFonts w:eastAsiaTheme="minorEastAsia" w:cs="Times New Roman"/>
      <w:lang w:eastAsia="es-CO"/>
    </w:rPr>
  </w:style>
  <w:style w:type="paragraph" w:styleId="Asuntodelcomentario">
    <w:name w:val="annotation subject"/>
    <w:basedOn w:val="Textocomentario"/>
    <w:next w:val="Textocomentario"/>
    <w:link w:val="AsuntodelcomentarioCar"/>
    <w:uiPriority w:val="99"/>
    <w:semiHidden/>
    <w:unhideWhenUsed/>
    <w:rsid w:val="00257918"/>
    <w:rPr>
      <w:b/>
      <w:bCs/>
    </w:rPr>
  </w:style>
  <w:style w:type="character" w:customStyle="1" w:styleId="AsuntodelcomentarioCar">
    <w:name w:val="Asunto del comentario Car"/>
    <w:basedOn w:val="TextocomentarioCar"/>
    <w:link w:val="Asuntodelcomentario"/>
    <w:uiPriority w:val="99"/>
    <w:semiHidden/>
    <w:rsid w:val="00257918"/>
    <w:rPr>
      <w:rFonts w:ascii="Times New Roman" w:hAnsi="Times New Roman"/>
      <w:b/>
      <w:bCs/>
      <w:sz w:val="20"/>
      <w:szCs w:val="20"/>
    </w:rPr>
  </w:style>
  <w:style w:type="table" w:styleId="Tablaconcuadrcula">
    <w:name w:val="Table Grid"/>
    <w:basedOn w:val="Tablanormal"/>
    <w:uiPriority w:val="39"/>
    <w:rsid w:val="004B3744"/>
    <w:pPr>
      <w:spacing w:after="0" w:line="240" w:lineRule="auto"/>
    </w:pPr>
    <w:rPr>
      <w:rFonts w:ascii="Times New Roman" w:hAnsi="Times New Roman"/>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60175E"/>
    <w:pPr>
      <w:spacing w:after="120" w:line="240" w:lineRule="auto"/>
      <w:jc w:val="left"/>
    </w:pPr>
    <w:rPr>
      <w:i/>
      <w:iCs/>
      <w:szCs w:val="18"/>
    </w:rPr>
  </w:style>
  <w:style w:type="character" w:customStyle="1" w:styleId="Estilo10">
    <w:name w:val="Estilo10"/>
    <w:basedOn w:val="Fuentedeprrafopredeter"/>
    <w:uiPriority w:val="1"/>
    <w:rsid w:val="001E1DD5"/>
    <w:rPr>
      <w:rFonts w:ascii="Times New Roman" w:hAnsi="Times New Roman"/>
      <w:sz w:val="20"/>
    </w:rPr>
  </w:style>
  <w:style w:type="paragraph" w:styleId="Prrafodelista">
    <w:name w:val="List Paragraph"/>
    <w:basedOn w:val="Normal"/>
    <w:uiPriority w:val="34"/>
    <w:qFormat/>
    <w:rsid w:val="00317330"/>
    <w:pPr>
      <w:contextualSpacing/>
    </w:pPr>
  </w:style>
  <w:style w:type="character" w:customStyle="1" w:styleId="Ttulo5Car">
    <w:name w:val="Título 5 Car"/>
    <w:aliases w:val="Nivel 5 APA Car"/>
    <w:basedOn w:val="Fuentedeprrafopredeter"/>
    <w:link w:val="Ttulo5"/>
    <w:uiPriority w:val="9"/>
    <w:rsid w:val="00350C46"/>
    <w:rPr>
      <w:rFonts w:ascii="Times New Roman" w:eastAsiaTheme="majorEastAsia" w:hAnsi="Times New Roman" w:cstheme="majorBidi"/>
      <w:b/>
      <w:i/>
      <w:sz w:val="24"/>
    </w:rPr>
  </w:style>
  <w:style w:type="paragraph" w:styleId="Bibliografa">
    <w:name w:val="Bibliography"/>
    <w:basedOn w:val="Normal"/>
    <w:next w:val="Normal"/>
    <w:uiPriority w:val="37"/>
    <w:unhideWhenUsed/>
    <w:rsid w:val="00377F9C"/>
  </w:style>
  <w:style w:type="paragraph" w:styleId="Textonotapie">
    <w:name w:val="footnote text"/>
    <w:basedOn w:val="Normal"/>
    <w:link w:val="TextonotapieCar"/>
    <w:uiPriority w:val="99"/>
    <w:semiHidden/>
    <w:unhideWhenUsed/>
    <w:rsid w:val="009B35C3"/>
    <w:pPr>
      <w:spacing w:line="240" w:lineRule="auto"/>
    </w:pPr>
    <w:rPr>
      <w:sz w:val="20"/>
      <w:szCs w:val="20"/>
    </w:rPr>
  </w:style>
  <w:style w:type="character" w:customStyle="1" w:styleId="TextonotapieCar">
    <w:name w:val="Texto nota pie Car"/>
    <w:basedOn w:val="Fuentedeprrafopredeter"/>
    <w:link w:val="Textonotapie"/>
    <w:uiPriority w:val="99"/>
    <w:semiHidden/>
    <w:rsid w:val="009B35C3"/>
    <w:rPr>
      <w:rFonts w:ascii="Times New Roman" w:hAnsi="Times New Roman"/>
      <w:sz w:val="20"/>
      <w:szCs w:val="20"/>
    </w:rPr>
  </w:style>
  <w:style w:type="character" w:styleId="Refdenotaalpie">
    <w:name w:val="footnote reference"/>
    <w:basedOn w:val="Fuentedeprrafopredeter"/>
    <w:uiPriority w:val="99"/>
    <w:semiHidden/>
    <w:unhideWhenUsed/>
    <w:rsid w:val="009B35C3"/>
    <w:rPr>
      <w:vertAlign w:val="superscript"/>
    </w:rPr>
  </w:style>
  <w:style w:type="character" w:styleId="Refdenotaalfinal">
    <w:name w:val="endnote reference"/>
    <w:basedOn w:val="Fuentedeprrafopredeter"/>
    <w:uiPriority w:val="99"/>
    <w:semiHidden/>
    <w:unhideWhenUsed/>
    <w:rsid w:val="008A4B69"/>
    <w:rPr>
      <w:vertAlign w:val="superscript"/>
    </w:rPr>
  </w:style>
  <w:style w:type="paragraph" w:styleId="Lista">
    <w:name w:val="List"/>
    <w:basedOn w:val="Normal"/>
    <w:uiPriority w:val="99"/>
    <w:unhideWhenUsed/>
    <w:rsid w:val="00892860"/>
    <w:pPr>
      <w:ind w:left="283" w:hanging="283"/>
      <w:contextualSpacing/>
    </w:pPr>
  </w:style>
  <w:style w:type="paragraph" w:styleId="Lista2">
    <w:name w:val="List 2"/>
    <w:basedOn w:val="Normal"/>
    <w:uiPriority w:val="99"/>
    <w:unhideWhenUsed/>
    <w:rsid w:val="00892860"/>
    <w:pPr>
      <w:ind w:left="566" w:hanging="283"/>
      <w:contextualSpacing/>
    </w:pPr>
  </w:style>
  <w:style w:type="paragraph" w:styleId="Saludo">
    <w:name w:val="Salutation"/>
    <w:basedOn w:val="Normal"/>
    <w:next w:val="Normal"/>
    <w:link w:val="SaludoCar"/>
    <w:uiPriority w:val="99"/>
    <w:unhideWhenUsed/>
    <w:rsid w:val="00892860"/>
  </w:style>
  <w:style w:type="character" w:customStyle="1" w:styleId="SaludoCar">
    <w:name w:val="Saludo Car"/>
    <w:basedOn w:val="Fuentedeprrafopredeter"/>
    <w:link w:val="Saludo"/>
    <w:uiPriority w:val="99"/>
    <w:rsid w:val="00892860"/>
    <w:rPr>
      <w:rFonts w:ascii="Times New Roman" w:hAnsi="Times New Roman"/>
      <w:sz w:val="24"/>
    </w:rPr>
  </w:style>
  <w:style w:type="paragraph" w:styleId="Ttulo">
    <w:name w:val="Title"/>
    <w:basedOn w:val="Normal"/>
    <w:next w:val="Normal"/>
    <w:link w:val="TtuloCar"/>
    <w:uiPriority w:val="10"/>
    <w:qFormat/>
    <w:rsid w:val="00892860"/>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2860"/>
    <w:rPr>
      <w:rFonts w:asciiTheme="majorHAnsi" w:eastAsiaTheme="majorEastAsia" w:hAnsiTheme="majorHAnsi" w:cstheme="majorBidi"/>
      <w:spacing w:val="-10"/>
      <w:kern w:val="28"/>
      <w:sz w:val="56"/>
      <w:szCs w:val="56"/>
    </w:rPr>
  </w:style>
  <w:style w:type="paragraph" w:styleId="Textoindependiente">
    <w:name w:val="Body Text"/>
    <w:basedOn w:val="Normal"/>
    <w:link w:val="TextoindependienteCar"/>
    <w:uiPriority w:val="99"/>
    <w:unhideWhenUsed/>
    <w:rsid w:val="00892860"/>
    <w:pPr>
      <w:spacing w:after="120"/>
    </w:pPr>
  </w:style>
  <w:style w:type="character" w:customStyle="1" w:styleId="TextoindependienteCar">
    <w:name w:val="Texto independiente Car"/>
    <w:basedOn w:val="Fuentedeprrafopredeter"/>
    <w:link w:val="Textoindependiente"/>
    <w:uiPriority w:val="99"/>
    <w:rsid w:val="00892860"/>
    <w:rPr>
      <w:rFonts w:ascii="Times New Roman" w:hAnsi="Times New Roman"/>
      <w:sz w:val="24"/>
    </w:rPr>
  </w:style>
  <w:style w:type="paragraph" w:styleId="Sangradetextonormal">
    <w:name w:val="Body Text Indent"/>
    <w:basedOn w:val="Normal"/>
    <w:link w:val="SangradetextonormalCar"/>
    <w:uiPriority w:val="99"/>
    <w:unhideWhenUsed/>
    <w:rsid w:val="00892860"/>
    <w:pPr>
      <w:spacing w:after="120"/>
      <w:ind w:left="283"/>
    </w:pPr>
  </w:style>
  <w:style w:type="character" w:customStyle="1" w:styleId="SangradetextonormalCar">
    <w:name w:val="Sangría de texto normal Car"/>
    <w:basedOn w:val="Fuentedeprrafopredeter"/>
    <w:link w:val="Sangradetextonormal"/>
    <w:uiPriority w:val="99"/>
    <w:rsid w:val="00892860"/>
    <w:rPr>
      <w:rFonts w:ascii="Times New Roman" w:hAnsi="Times New Roman"/>
      <w:sz w:val="24"/>
    </w:rPr>
  </w:style>
  <w:style w:type="paragraph" w:styleId="Subttulo">
    <w:name w:val="Subtitle"/>
    <w:basedOn w:val="Normal"/>
    <w:next w:val="Normal"/>
    <w:link w:val="SubttuloCar"/>
    <w:uiPriority w:val="11"/>
    <w:qFormat/>
    <w:rsid w:val="00892860"/>
    <w:pPr>
      <w:numPr>
        <w:ilvl w:val="1"/>
      </w:numPr>
      <w:spacing w:after="160"/>
    </w:pPr>
    <w:rPr>
      <w:rFonts w:asciiTheme="minorHAnsi" w:eastAsiaTheme="minorEastAsia" w:hAnsiTheme="minorHAnsi"/>
      <w:color w:val="5A5A5A" w:themeColor="text1" w:themeTint="A5"/>
      <w:spacing w:val="15"/>
      <w:sz w:val="22"/>
    </w:rPr>
  </w:style>
  <w:style w:type="character" w:customStyle="1" w:styleId="SubttuloCar">
    <w:name w:val="Subtítulo Car"/>
    <w:basedOn w:val="Fuentedeprrafopredeter"/>
    <w:link w:val="Subttulo"/>
    <w:uiPriority w:val="11"/>
    <w:rsid w:val="00892860"/>
    <w:rPr>
      <w:rFonts w:eastAsiaTheme="minorEastAsia"/>
      <w:color w:val="5A5A5A" w:themeColor="text1" w:themeTint="A5"/>
      <w:spacing w:val="15"/>
    </w:rPr>
  </w:style>
  <w:style w:type="paragraph" w:customStyle="1" w:styleId="Caracteresenmarcados">
    <w:name w:val="Caracteres enmarcados"/>
    <w:basedOn w:val="Normal"/>
    <w:rsid w:val="00892860"/>
  </w:style>
  <w:style w:type="paragraph" w:styleId="Textoindependienteprimerasangra">
    <w:name w:val="Body Text First Indent"/>
    <w:basedOn w:val="Textoindependiente"/>
    <w:link w:val="TextoindependienteprimerasangraCar"/>
    <w:uiPriority w:val="99"/>
    <w:unhideWhenUsed/>
    <w:rsid w:val="00892860"/>
    <w:pPr>
      <w:spacing w:after="0"/>
      <w:ind w:firstLine="360"/>
    </w:pPr>
  </w:style>
  <w:style w:type="character" w:customStyle="1" w:styleId="TextoindependienteprimerasangraCar">
    <w:name w:val="Texto independiente primera sangría Car"/>
    <w:basedOn w:val="TextoindependienteCar"/>
    <w:link w:val="Textoindependienteprimerasangra"/>
    <w:uiPriority w:val="99"/>
    <w:rsid w:val="00892860"/>
    <w:rPr>
      <w:rFonts w:ascii="Times New Roman" w:hAnsi="Times New Roman"/>
      <w:sz w:val="24"/>
    </w:rPr>
  </w:style>
  <w:style w:type="paragraph" w:styleId="Textoindependienteprimerasangra2">
    <w:name w:val="Body Text First Indent 2"/>
    <w:basedOn w:val="Sangradetextonormal"/>
    <w:link w:val="Textoindependienteprimerasangra2Car"/>
    <w:uiPriority w:val="99"/>
    <w:unhideWhenUsed/>
    <w:rsid w:val="00892860"/>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892860"/>
    <w:rPr>
      <w:rFonts w:ascii="Times New Roman" w:hAnsi="Times New Roman"/>
      <w:sz w:val="24"/>
    </w:rPr>
  </w:style>
  <w:style w:type="paragraph" w:customStyle="1" w:styleId="PrrAPA">
    <w:name w:val="Párr.APA"/>
    <w:basedOn w:val="Normal"/>
    <w:link w:val="PrrAPACar"/>
    <w:qFormat/>
    <w:rsid w:val="00F25464"/>
    <w:pPr>
      <w:ind w:firstLine="709"/>
    </w:pPr>
    <w:rPr>
      <w:rFonts w:cs="Times New Roman"/>
      <w:szCs w:val="24"/>
    </w:rPr>
  </w:style>
  <w:style w:type="paragraph" w:customStyle="1" w:styleId="Cita40">
    <w:name w:val="Cita+40"/>
    <w:basedOn w:val="Textocomentario"/>
    <w:link w:val="Cita40Car"/>
    <w:qFormat/>
    <w:rsid w:val="001913F2"/>
    <w:pPr>
      <w:spacing w:line="360" w:lineRule="auto"/>
      <w:ind w:left="709"/>
    </w:pPr>
    <w:rPr>
      <w:sz w:val="24"/>
    </w:rPr>
  </w:style>
  <w:style w:type="paragraph" w:styleId="TDC4">
    <w:name w:val="toc 4"/>
    <w:basedOn w:val="Normal"/>
    <w:next w:val="Normal"/>
    <w:autoRedefine/>
    <w:uiPriority w:val="39"/>
    <w:unhideWhenUsed/>
    <w:rsid w:val="00E8386E"/>
    <w:pPr>
      <w:spacing w:before="240" w:after="240" w:line="240" w:lineRule="auto"/>
      <w:ind w:left="720" w:right="284"/>
      <w:jc w:val="left"/>
    </w:pPr>
  </w:style>
  <w:style w:type="paragraph" w:styleId="TDC5">
    <w:name w:val="toc 5"/>
    <w:basedOn w:val="Normal"/>
    <w:next w:val="Normal"/>
    <w:autoRedefine/>
    <w:uiPriority w:val="39"/>
    <w:semiHidden/>
    <w:unhideWhenUsed/>
    <w:rsid w:val="00E8386E"/>
    <w:pPr>
      <w:spacing w:before="240" w:after="240" w:line="240" w:lineRule="auto"/>
      <w:ind w:left="958" w:right="284"/>
      <w:jc w:val="left"/>
    </w:pPr>
  </w:style>
  <w:style w:type="paragraph" w:styleId="Tabladeilustraciones">
    <w:name w:val="table of figures"/>
    <w:basedOn w:val="Normal"/>
    <w:next w:val="Normal"/>
    <w:uiPriority w:val="99"/>
    <w:unhideWhenUsed/>
    <w:rsid w:val="00192722"/>
    <w:pPr>
      <w:spacing w:before="240" w:after="240" w:line="240" w:lineRule="auto"/>
      <w:ind w:right="284"/>
      <w:jc w:val="left"/>
    </w:pPr>
  </w:style>
  <w:style w:type="paragraph" w:customStyle="1" w:styleId="PrrIEEE">
    <w:name w:val="Párr.IEEE"/>
    <w:basedOn w:val="Normal"/>
    <w:link w:val="PrrIEEECar"/>
    <w:rsid w:val="00BD79EE"/>
    <w:pPr>
      <w:ind w:firstLine="680"/>
    </w:pPr>
    <w:rPr>
      <w:rFonts w:cs="Times New Roman"/>
      <w:szCs w:val="24"/>
    </w:rPr>
  </w:style>
  <w:style w:type="character" w:customStyle="1" w:styleId="PrrIEEECar">
    <w:name w:val="Párr.IEEE Car"/>
    <w:basedOn w:val="Fuentedeprrafopredeter"/>
    <w:link w:val="PrrIEEE"/>
    <w:rsid w:val="00BD79EE"/>
    <w:rPr>
      <w:rFonts w:ascii="Times New Roman" w:hAnsi="Times New Roman" w:cs="Times New Roman"/>
      <w:sz w:val="24"/>
      <w:szCs w:val="24"/>
    </w:rPr>
  </w:style>
  <w:style w:type="character" w:customStyle="1" w:styleId="PrrAPACar">
    <w:name w:val="Párr.APA Car"/>
    <w:basedOn w:val="Fuentedeprrafopredeter"/>
    <w:link w:val="PrrAPA"/>
    <w:rsid w:val="00A2232C"/>
    <w:rPr>
      <w:rFonts w:ascii="Times New Roman" w:hAnsi="Times New Roman" w:cs="Times New Roman"/>
      <w:sz w:val="24"/>
      <w:szCs w:val="24"/>
    </w:rPr>
  </w:style>
  <w:style w:type="character" w:customStyle="1" w:styleId="Cita40Car">
    <w:name w:val="Cita+40 Car"/>
    <w:basedOn w:val="Fuentedeprrafopredeter"/>
    <w:link w:val="Cita40"/>
    <w:rsid w:val="00806D04"/>
    <w:rPr>
      <w:rFonts w:ascii="Times New Roman" w:hAnsi="Times New Roman"/>
      <w:sz w:val="24"/>
      <w:szCs w:val="20"/>
    </w:rPr>
  </w:style>
  <w:style w:type="character" w:styleId="Mencinsinresolver">
    <w:name w:val="Unresolved Mention"/>
    <w:basedOn w:val="Fuentedeprrafopredeter"/>
    <w:uiPriority w:val="99"/>
    <w:semiHidden/>
    <w:unhideWhenUsed/>
    <w:rsid w:val="00CE5AFD"/>
    <w:rPr>
      <w:color w:val="605E5C"/>
      <w:shd w:val="clear" w:color="auto" w:fill="E1DFDD"/>
    </w:rPr>
  </w:style>
  <w:style w:type="paragraph" w:styleId="Sinespaciado">
    <w:name w:val="No Spacing"/>
    <w:uiPriority w:val="1"/>
    <w:qFormat/>
    <w:rsid w:val="00CE5AFD"/>
    <w:pPr>
      <w:spacing w:after="0" w:line="240" w:lineRule="auto"/>
    </w:pPr>
    <w:rPr>
      <w:rFonts w:ascii="Calibri" w:eastAsia="Calibri" w:hAnsi="Calibri" w:cs="Times New Roman"/>
    </w:rPr>
  </w:style>
  <w:style w:type="paragraph" w:customStyle="1" w:styleId="Normal1">
    <w:name w:val="Normal1"/>
    <w:basedOn w:val="Normal"/>
    <w:link w:val="normalCar"/>
    <w:qFormat/>
    <w:rsid w:val="00CE5AFD"/>
    <w:pPr>
      <w:spacing w:after="160" w:line="259" w:lineRule="auto"/>
      <w:jc w:val="left"/>
    </w:pPr>
  </w:style>
  <w:style w:type="character" w:customStyle="1" w:styleId="normalCar">
    <w:name w:val="normal Car"/>
    <w:basedOn w:val="Fuentedeprrafopredeter"/>
    <w:link w:val="Normal1"/>
    <w:rsid w:val="00CE5AFD"/>
    <w:rPr>
      <w:rFonts w:ascii="Times New Roman" w:hAnsi="Times New Roman"/>
      <w:sz w:val="24"/>
    </w:rPr>
  </w:style>
  <w:style w:type="paragraph" w:styleId="NormalWeb">
    <w:name w:val="Normal (Web)"/>
    <w:basedOn w:val="Normal"/>
    <w:uiPriority w:val="99"/>
    <w:unhideWhenUsed/>
    <w:rsid w:val="00910070"/>
    <w:pPr>
      <w:spacing w:before="100" w:beforeAutospacing="1" w:after="100" w:afterAutospacing="1" w:line="240" w:lineRule="auto"/>
      <w:jc w:val="left"/>
    </w:pPr>
    <w:rPr>
      <w:rFonts w:eastAsia="Times New Roman" w:cs="Times New Roman"/>
      <w:szCs w:val="24"/>
      <w:lang w:eastAsia="es-CO"/>
    </w:rPr>
  </w:style>
  <w:style w:type="character" w:styleId="Fuerte">
    <w:name w:val="Strong"/>
    <w:basedOn w:val="Fuentedeprrafopredeter"/>
    <w:uiPriority w:val="22"/>
    <w:qFormat/>
    <w:rsid w:val="00D007BC"/>
    <w:rPr>
      <w:b/>
      <w:bCs/>
    </w:rPr>
  </w:style>
  <w:style w:type="paragraph" w:styleId="z-Principiodelformulario">
    <w:name w:val="HTML Top of Form"/>
    <w:basedOn w:val="Normal"/>
    <w:next w:val="Normal"/>
    <w:link w:val="z-PrincipiodelformularioCar"/>
    <w:hidden/>
    <w:uiPriority w:val="99"/>
    <w:semiHidden/>
    <w:unhideWhenUsed/>
    <w:rsid w:val="00F701B6"/>
    <w:pPr>
      <w:pBdr>
        <w:bottom w:val="single" w:sz="6" w:space="1" w:color="auto"/>
      </w:pBdr>
      <w:spacing w:line="240" w:lineRule="auto"/>
      <w:jc w:val="center"/>
    </w:pPr>
    <w:rPr>
      <w:rFonts w:ascii="Arial" w:eastAsia="Times New Roman" w:hAnsi="Arial" w:cs="Arial"/>
      <w:vanish/>
      <w:sz w:val="16"/>
      <w:szCs w:val="16"/>
      <w:lang w:eastAsia="es-CO"/>
    </w:rPr>
  </w:style>
  <w:style w:type="character" w:customStyle="1" w:styleId="z-PrincipiodelformularioCar">
    <w:name w:val="z-Principio del formulario Car"/>
    <w:basedOn w:val="Fuentedeprrafopredeter"/>
    <w:link w:val="z-Principiodelformulario"/>
    <w:uiPriority w:val="99"/>
    <w:semiHidden/>
    <w:rsid w:val="00F701B6"/>
    <w:rPr>
      <w:rFonts w:ascii="Arial" w:eastAsia="Times New Roman" w:hAnsi="Arial" w:cs="Arial"/>
      <w:vanish/>
      <w:sz w:val="16"/>
      <w:szCs w:val="16"/>
      <w:lang w:eastAsia="es-CO"/>
    </w:rPr>
  </w:style>
  <w:style w:type="paragraph" w:styleId="z-Finaldelformulario">
    <w:name w:val="HTML Bottom of Form"/>
    <w:basedOn w:val="Normal"/>
    <w:next w:val="Normal"/>
    <w:link w:val="z-FinaldelformularioCar"/>
    <w:hidden/>
    <w:uiPriority w:val="99"/>
    <w:semiHidden/>
    <w:unhideWhenUsed/>
    <w:rsid w:val="00F701B6"/>
    <w:pPr>
      <w:pBdr>
        <w:top w:val="single" w:sz="6" w:space="1" w:color="auto"/>
      </w:pBdr>
      <w:spacing w:line="240" w:lineRule="auto"/>
      <w:jc w:val="center"/>
    </w:pPr>
    <w:rPr>
      <w:rFonts w:ascii="Arial" w:eastAsia="Times New Roman" w:hAnsi="Arial" w:cs="Arial"/>
      <w:vanish/>
      <w:sz w:val="16"/>
      <w:szCs w:val="16"/>
      <w:lang w:eastAsia="es-CO"/>
    </w:rPr>
  </w:style>
  <w:style w:type="character" w:customStyle="1" w:styleId="z-FinaldelformularioCar">
    <w:name w:val="z-Final del formulario Car"/>
    <w:basedOn w:val="Fuentedeprrafopredeter"/>
    <w:link w:val="z-Finaldelformulario"/>
    <w:uiPriority w:val="99"/>
    <w:semiHidden/>
    <w:rsid w:val="00F701B6"/>
    <w:rPr>
      <w:rFonts w:ascii="Arial" w:eastAsia="Times New Roman" w:hAnsi="Arial" w:cs="Arial"/>
      <w:vanish/>
      <w:sz w:val="16"/>
      <w:szCs w:val="16"/>
      <w:lang w:eastAsia="es-CO"/>
    </w:rPr>
  </w:style>
  <w:style w:type="table" w:styleId="Tablanormal5">
    <w:name w:val="Plain Table 5"/>
    <w:basedOn w:val="Tablanormal"/>
    <w:uiPriority w:val="45"/>
    <w:rsid w:val="002A64A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Revisin">
    <w:name w:val="Revision"/>
    <w:hidden/>
    <w:uiPriority w:val="99"/>
    <w:semiHidden/>
    <w:rsid w:val="00FC1238"/>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24614">
      <w:bodyDiv w:val="1"/>
      <w:marLeft w:val="0"/>
      <w:marRight w:val="0"/>
      <w:marTop w:val="0"/>
      <w:marBottom w:val="0"/>
      <w:divBdr>
        <w:top w:val="none" w:sz="0" w:space="0" w:color="auto"/>
        <w:left w:val="none" w:sz="0" w:space="0" w:color="auto"/>
        <w:bottom w:val="none" w:sz="0" w:space="0" w:color="auto"/>
        <w:right w:val="none" w:sz="0" w:space="0" w:color="auto"/>
      </w:divBdr>
      <w:divsChild>
        <w:div w:id="429786132">
          <w:marLeft w:val="0"/>
          <w:marRight w:val="0"/>
          <w:marTop w:val="0"/>
          <w:marBottom w:val="0"/>
          <w:divBdr>
            <w:top w:val="none" w:sz="0" w:space="0" w:color="auto"/>
            <w:left w:val="none" w:sz="0" w:space="0" w:color="auto"/>
            <w:bottom w:val="none" w:sz="0" w:space="0" w:color="auto"/>
            <w:right w:val="none" w:sz="0" w:space="0" w:color="auto"/>
          </w:divBdr>
          <w:divsChild>
            <w:div w:id="592469640">
              <w:marLeft w:val="0"/>
              <w:marRight w:val="0"/>
              <w:marTop w:val="0"/>
              <w:marBottom w:val="0"/>
              <w:divBdr>
                <w:top w:val="none" w:sz="0" w:space="0" w:color="auto"/>
                <w:left w:val="none" w:sz="0" w:space="0" w:color="auto"/>
                <w:bottom w:val="none" w:sz="0" w:space="0" w:color="auto"/>
                <w:right w:val="none" w:sz="0" w:space="0" w:color="auto"/>
              </w:divBdr>
              <w:divsChild>
                <w:div w:id="99643597">
                  <w:marLeft w:val="0"/>
                  <w:marRight w:val="0"/>
                  <w:marTop w:val="0"/>
                  <w:marBottom w:val="0"/>
                  <w:divBdr>
                    <w:top w:val="none" w:sz="0" w:space="0" w:color="auto"/>
                    <w:left w:val="none" w:sz="0" w:space="0" w:color="auto"/>
                    <w:bottom w:val="none" w:sz="0" w:space="0" w:color="auto"/>
                    <w:right w:val="none" w:sz="0" w:space="0" w:color="auto"/>
                  </w:divBdr>
                  <w:divsChild>
                    <w:div w:id="8689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857863">
      <w:bodyDiv w:val="1"/>
      <w:marLeft w:val="0"/>
      <w:marRight w:val="0"/>
      <w:marTop w:val="0"/>
      <w:marBottom w:val="0"/>
      <w:divBdr>
        <w:top w:val="none" w:sz="0" w:space="0" w:color="auto"/>
        <w:left w:val="none" w:sz="0" w:space="0" w:color="auto"/>
        <w:bottom w:val="none" w:sz="0" w:space="0" w:color="auto"/>
        <w:right w:val="none" w:sz="0" w:space="0" w:color="auto"/>
      </w:divBdr>
      <w:divsChild>
        <w:div w:id="1499540253">
          <w:marLeft w:val="0"/>
          <w:marRight w:val="0"/>
          <w:marTop w:val="0"/>
          <w:marBottom w:val="0"/>
          <w:divBdr>
            <w:top w:val="none" w:sz="0" w:space="0" w:color="auto"/>
            <w:left w:val="none" w:sz="0" w:space="0" w:color="auto"/>
            <w:bottom w:val="none" w:sz="0" w:space="0" w:color="auto"/>
            <w:right w:val="none" w:sz="0" w:space="0" w:color="auto"/>
          </w:divBdr>
          <w:divsChild>
            <w:div w:id="1949654538">
              <w:marLeft w:val="0"/>
              <w:marRight w:val="0"/>
              <w:marTop w:val="0"/>
              <w:marBottom w:val="0"/>
              <w:divBdr>
                <w:top w:val="none" w:sz="0" w:space="0" w:color="auto"/>
                <w:left w:val="none" w:sz="0" w:space="0" w:color="auto"/>
                <w:bottom w:val="none" w:sz="0" w:space="0" w:color="auto"/>
                <w:right w:val="none" w:sz="0" w:space="0" w:color="auto"/>
              </w:divBdr>
              <w:divsChild>
                <w:div w:id="430512977">
                  <w:marLeft w:val="0"/>
                  <w:marRight w:val="0"/>
                  <w:marTop w:val="0"/>
                  <w:marBottom w:val="0"/>
                  <w:divBdr>
                    <w:top w:val="none" w:sz="0" w:space="0" w:color="auto"/>
                    <w:left w:val="none" w:sz="0" w:space="0" w:color="auto"/>
                    <w:bottom w:val="none" w:sz="0" w:space="0" w:color="auto"/>
                    <w:right w:val="none" w:sz="0" w:space="0" w:color="auto"/>
                  </w:divBdr>
                  <w:divsChild>
                    <w:div w:id="179637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0713185">
      <w:bodyDiv w:val="1"/>
      <w:marLeft w:val="0"/>
      <w:marRight w:val="0"/>
      <w:marTop w:val="0"/>
      <w:marBottom w:val="0"/>
      <w:divBdr>
        <w:top w:val="none" w:sz="0" w:space="0" w:color="auto"/>
        <w:left w:val="none" w:sz="0" w:space="0" w:color="auto"/>
        <w:bottom w:val="none" w:sz="0" w:space="0" w:color="auto"/>
        <w:right w:val="none" w:sz="0" w:space="0" w:color="auto"/>
      </w:divBdr>
    </w:div>
    <w:div w:id="501626441">
      <w:bodyDiv w:val="1"/>
      <w:marLeft w:val="0"/>
      <w:marRight w:val="0"/>
      <w:marTop w:val="0"/>
      <w:marBottom w:val="0"/>
      <w:divBdr>
        <w:top w:val="none" w:sz="0" w:space="0" w:color="auto"/>
        <w:left w:val="none" w:sz="0" w:space="0" w:color="auto"/>
        <w:bottom w:val="none" w:sz="0" w:space="0" w:color="auto"/>
        <w:right w:val="none" w:sz="0" w:space="0" w:color="auto"/>
      </w:divBdr>
    </w:div>
    <w:div w:id="775251140">
      <w:bodyDiv w:val="1"/>
      <w:marLeft w:val="0"/>
      <w:marRight w:val="0"/>
      <w:marTop w:val="0"/>
      <w:marBottom w:val="0"/>
      <w:divBdr>
        <w:top w:val="none" w:sz="0" w:space="0" w:color="auto"/>
        <w:left w:val="none" w:sz="0" w:space="0" w:color="auto"/>
        <w:bottom w:val="none" w:sz="0" w:space="0" w:color="auto"/>
        <w:right w:val="none" w:sz="0" w:space="0" w:color="auto"/>
      </w:divBdr>
    </w:div>
    <w:div w:id="818301077">
      <w:bodyDiv w:val="1"/>
      <w:marLeft w:val="0"/>
      <w:marRight w:val="0"/>
      <w:marTop w:val="0"/>
      <w:marBottom w:val="0"/>
      <w:divBdr>
        <w:top w:val="none" w:sz="0" w:space="0" w:color="auto"/>
        <w:left w:val="none" w:sz="0" w:space="0" w:color="auto"/>
        <w:bottom w:val="none" w:sz="0" w:space="0" w:color="auto"/>
        <w:right w:val="none" w:sz="0" w:space="0" w:color="auto"/>
      </w:divBdr>
      <w:divsChild>
        <w:div w:id="1600798545">
          <w:marLeft w:val="0"/>
          <w:marRight w:val="0"/>
          <w:marTop w:val="0"/>
          <w:marBottom w:val="0"/>
          <w:divBdr>
            <w:top w:val="none" w:sz="0" w:space="0" w:color="auto"/>
            <w:left w:val="none" w:sz="0" w:space="0" w:color="auto"/>
            <w:bottom w:val="none" w:sz="0" w:space="0" w:color="auto"/>
            <w:right w:val="none" w:sz="0" w:space="0" w:color="auto"/>
          </w:divBdr>
          <w:divsChild>
            <w:div w:id="2122725035">
              <w:marLeft w:val="0"/>
              <w:marRight w:val="0"/>
              <w:marTop w:val="0"/>
              <w:marBottom w:val="0"/>
              <w:divBdr>
                <w:top w:val="none" w:sz="0" w:space="0" w:color="auto"/>
                <w:left w:val="none" w:sz="0" w:space="0" w:color="auto"/>
                <w:bottom w:val="none" w:sz="0" w:space="0" w:color="auto"/>
                <w:right w:val="none" w:sz="0" w:space="0" w:color="auto"/>
              </w:divBdr>
              <w:divsChild>
                <w:div w:id="1218855991">
                  <w:marLeft w:val="0"/>
                  <w:marRight w:val="0"/>
                  <w:marTop w:val="0"/>
                  <w:marBottom w:val="0"/>
                  <w:divBdr>
                    <w:top w:val="none" w:sz="0" w:space="0" w:color="auto"/>
                    <w:left w:val="none" w:sz="0" w:space="0" w:color="auto"/>
                    <w:bottom w:val="none" w:sz="0" w:space="0" w:color="auto"/>
                    <w:right w:val="none" w:sz="0" w:space="0" w:color="auto"/>
                  </w:divBdr>
                  <w:divsChild>
                    <w:div w:id="206251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013333">
      <w:bodyDiv w:val="1"/>
      <w:marLeft w:val="0"/>
      <w:marRight w:val="0"/>
      <w:marTop w:val="0"/>
      <w:marBottom w:val="0"/>
      <w:divBdr>
        <w:top w:val="none" w:sz="0" w:space="0" w:color="auto"/>
        <w:left w:val="none" w:sz="0" w:space="0" w:color="auto"/>
        <w:bottom w:val="none" w:sz="0" w:space="0" w:color="auto"/>
        <w:right w:val="none" w:sz="0" w:space="0" w:color="auto"/>
      </w:divBdr>
      <w:divsChild>
        <w:div w:id="1940722297">
          <w:marLeft w:val="0"/>
          <w:marRight w:val="0"/>
          <w:marTop w:val="0"/>
          <w:marBottom w:val="0"/>
          <w:divBdr>
            <w:top w:val="none" w:sz="0" w:space="0" w:color="auto"/>
            <w:left w:val="none" w:sz="0" w:space="0" w:color="auto"/>
            <w:bottom w:val="none" w:sz="0" w:space="0" w:color="auto"/>
            <w:right w:val="none" w:sz="0" w:space="0" w:color="auto"/>
          </w:divBdr>
          <w:divsChild>
            <w:div w:id="1644311548">
              <w:marLeft w:val="0"/>
              <w:marRight w:val="0"/>
              <w:marTop w:val="0"/>
              <w:marBottom w:val="0"/>
              <w:divBdr>
                <w:top w:val="none" w:sz="0" w:space="0" w:color="auto"/>
                <w:left w:val="none" w:sz="0" w:space="0" w:color="auto"/>
                <w:bottom w:val="none" w:sz="0" w:space="0" w:color="auto"/>
                <w:right w:val="none" w:sz="0" w:space="0" w:color="auto"/>
              </w:divBdr>
              <w:divsChild>
                <w:div w:id="1661763535">
                  <w:marLeft w:val="0"/>
                  <w:marRight w:val="0"/>
                  <w:marTop w:val="0"/>
                  <w:marBottom w:val="0"/>
                  <w:divBdr>
                    <w:top w:val="none" w:sz="0" w:space="0" w:color="auto"/>
                    <w:left w:val="none" w:sz="0" w:space="0" w:color="auto"/>
                    <w:bottom w:val="none" w:sz="0" w:space="0" w:color="auto"/>
                    <w:right w:val="none" w:sz="0" w:space="0" w:color="auto"/>
                  </w:divBdr>
                  <w:divsChild>
                    <w:div w:id="16704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709296">
      <w:bodyDiv w:val="1"/>
      <w:marLeft w:val="0"/>
      <w:marRight w:val="0"/>
      <w:marTop w:val="0"/>
      <w:marBottom w:val="0"/>
      <w:divBdr>
        <w:top w:val="none" w:sz="0" w:space="0" w:color="auto"/>
        <w:left w:val="none" w:sz="0" w:space="0" w:color="auto"/>
        <w:bottom w:val="none" w:sz="0" w:space="0" w:color="auto"/>
        <w:right w:val="none" w:sz="0" w:space="0" w:color="auto"/>
      </w:divBdr>
      <w:divsChild>
        <w:div w:id="115611581">
          <w:marLeft w:val="0"/>
          <w:marRight w:val="0"/>
          <w:marTop w:val="0"/>
          <w:marBottom w:val="0"/>
          <w:divBdr>
            <w:top w:val="none" w:sz="0" w:space="0" w:color="auto"/>
            <w:left w:val="none" w:sz="0" w:space="0" w:color="auto"/>
            <w:bottom w:val="none" w:sz="0" w:space="0" w:color="auto"/>
            <w:right w:val="none" w:sz="0" w:space="0" w:color="auto"/>
          </w:divBdr>
          <w:divsChild>
            <w:div w:id="518393220">
              <w:marLeft w:val="0"/>
              <w:marRight w:val="0"/>
              <w:marTop w:val="0"/>
              <w:marBottom w:val="0"/>
              <w:divBdr>
                <w:top w:val="none" w:sz="0" w:space="0" w:color="auto"/>
                <w:left w:val="none" w:sz="0" w:space="0" w:color="auto"/>
                <w:bottom w:val="none" w:sz="0" w:space="0" w:color="auto"/>
                <w:right w:val="none" w:sz="0" w:space="0" w:color="auto"/>
              </w:divBdr>
              <w:divsChild>
                <w:div w:id="1888373679">
                  <w:marLeft w:val="0"/>
                  <w:marRight w:val="0"/>
                  <w:marTop w:val="0"/>
                  <w:marBottom w:val="0"/>
                  <w:divBdr>
                    <w:top w:val="none" w:sz="0" w:space="0" w:color="auto"/>
                    <w:left w:val="none" w:sz="0" w:space="0" w:color="auto"/>
                    <w:bottom w:val="none" w:sz="0" w:space="0" w:color="auto"/>
                    <w:right w:val="none" w:sz="0" w:space="0" w:color="auto"/>
                  </w:divBdr>
                  <w:divsChild>
                    <w:div w:id="993531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667385">
      <w:bodyDiv w:val="1"/>
      <w:marLeft w:val="0"/>
      <w:marRight w:val="0"/>
      <w:marTop w:val="0"/>
      <w:marBottom w:val="0"/>
      <w:divBdr>
        <w:top w:val="none" w:sz="0" w:space="0" w:color="auto"/>
        <w:left w:val="none" w:sz="0" w:space="0" w:color="auto"/>
        <w:bottom w:val="none" w:sz="0" w:space="0" w:color="auto"/>
        <w:right w:val="none" w:sz="0" w:space="0" w:color="auto"/>
      </w:divBdr>
      <w:divsChild>
        <w:div w:id="1569920251">
          <w:marLeft w:val="0"/>
          <w:marRight w:val="0"/>
          <w:marTop w:val="0"/>
          <w:marBottom w:val="0"/>
          <w:divBdr>
            <w:top w:val="none" w:sz="0" w:space="0" w:color="auto"/>
            <w:left w:val="none" w:sz="0" w:space="0" w:color="auto"/>
            <w:bottom w:val="none" w:sz="0" w:space="0" w:color="auto"/>
            <w:right w:val="none" w:sz="0" w:space="0" w:color="auto"/>
          </w:divBdr>
          <w:divsChild>
            <w:div w:id="705250471">
              <w:marLeft w:val="0"/>
              <w:marRight w:val="0"/>
              <w:marTop w:val="0"/>
              <w:marBottom w:val="0"/>
              <w:divBdr>
                <w:top w:val="none" w:sz="0" w:space="0" w:color="auto"/>
                <w:left w:val="none" w:sz="0" w:space="0" w:color="auto"/>
                <w:bottom w:val="none" w:sz="0" w:space="0" w:color="auto"/>
                <w:right w:val="none" w:sz="0" w:space="0" w:color="auto"/>
              </w:divBdr>
              <w:divsChild>
                <w:div w:id="143399161">
                  <w:marLeft w:val="0"/>
                  <w:marRight w:val="0"/>
                  <w:marTop w:val="0"/>
                  <w:marBottom w:val="0"/>
                  <w:divBdr>
                    <w:top w:val="none" w:sz="0" w:space="0" w:color="auto"/>
                    <w:left w:val="none" w:sz="0" w:space="0" w:color="auto"/>
                    <w:bottom w:val="none" w:sz="0" w:space="0" w:color="auto"/>
                    <w:right w:val="none" w:sz="0" w:space="0" w:color="auto"/>
                  </w:divBdr>
                  <w:divsChild>
                    <w:div w:id="1597248744">
                      <w:marLeft w:val="0"/>
                      <w:marRight w:val="0"/>
                      <w:marTop w:val="0"/>
                      <w:marBottom w:val="0"/>
                      <w:divBdr>
                        <w:top w:val="none" w:sz="0" w:space="0" w:color="auto"/>
                        <w:left w:val="none" w:sz="0" w:space="0" w:color="auto"/>
                        <w:bottom w:val="none" w:sz="0" w:space="0" w:color="auto"/>
                        <w:right w:val="none" w:sz="0" w:space="0" w:color="auto"/>
                      </w:divBdr>
                      <w:divsChild>
                        <w:div w:id="537396016">
                          <w:marLeft w:val="0"/>
                          <w:marRight w:val="0"/>
                          <w:marTop w:val="0"/>
                          <w:marBottom w:val="0"/>
                          <w:divBdr>
                            <w:top w:val="none" w:sz="0" w:space="0" w:color="auto"/>
                            <w:left w:val="none" w:sz="0" w:space="0" w:color="auto"/>
                            <w:bottom w:val="none" w:sz="0" w:space="0" w:color="auto"/>
                            <w:right w:val="none" w:sz="0" w:space="0" w:color="auto"/>
                          </w:divBdr>
                          <w:divsChild>
                            <w:div w:id="1288581201">
                              <w:marLeft w:val="0"/>
                              <w:marRight w:val="0"/>
                              <w:marTop w:val="0"/>
                              <w:marBottom w:val="0"/>
                              <w:divBdr>
                                <w:top w:val="none" w:sz="0" w:space="0" w:color="auto"/>
                                <w:left w:val="none" w:sz="0" w:space="0" w:color="auto"/>
                                <w:bottom w:val="none" w:sz="0" w:space="0" w:color="auto"/>
                                <w:right w:val="none" w:sz="0" w:space="0" w:color="auto"/>
                              </w:divBdr>
                              <w:divsChild>
                                <w:div w:id="1341735292">
                                  <w:marLeft w:val="0"/>
                                  <w:marRight w:val="0"/>
                                  <w:marTop w:val="0"/>
                                  <w:marBottom w:val="0"/>
                                  <w:divBdr>
                                    <w:top w:val="none" w:sz="0" w:space="0" w:color="auto"/>
                                    <w:left w:val="none" w:sz="0" w:space="0" w:color="auto"/>
                                    <w:bottom w:val="none" w:sz="0" w:space="0" w:color="auto"/>
                                    <w:right w:val="none" w:sz="0" w:space="0" w:color="auto"/>
                                  </w:divBdr>
                                  <w:divsChild>
                                    <w:div w:id="1644044109">
                                      <w:marLeft w:val="0"/>
                                      <w:marRight w:val="0"/>
                                      <w:marTop w:val="0"/>
                                      <w:marBottom w:val="0"/>
                                      <w:divBdr>
                                        <w:top w:val="none" w:sz="0" w:space="0" w:color="auto"/>
                                        <w:left w:val="none" w:sz="0" w:space="0" w:color="auto"/>
                                        <w:bottom w:val="none" w:sz="0" w:space="0" w:color="auto"/>
                                        <w:right w:val="none" w:sz="0" w:space="0" w:color="auto"/>
                                      </w:divBdr>
                                      <w:divsChild>
                                        <w:div w:id="1602834730">
                                          <w:marLeft w:val="0"/>
                                          <w:marRight w:val="0"/>
                                          <w:marTop w:val="0"/>
                                          <w:marBottom w:val="0"/>
                                          <w:divBdr>
                                            <w:top w:val="none" w:sz="0" w:space="0" w:color="auto"/>
                                            <w:left w:val="none" w:sz="0" w:space="0" w:color="auto"/>
                                            <w:bottom w:val="none" w:sz="0" w:space="0" w:color="auto"/>
                                            <w:right w:val="none" w:sz="0" w:space="0" w:color="auto"/>
                                          </w:divBdr>
                                          <w:divsChild>
                                            <w:div w:id="2010864719">
                                              <w:marLeft w:val="0"/>
                                              <w:marRight w:val="0"/>
                                              <w:marTop w:val="0"/>
                                              <w:marBottom w:val="0"/>
                                              <w:divBdr>
                                                <w:top w:val="none" w:sz="0" w:space="0" w:color="auto"/>
                                                <w:left w:val="none" w:sz="0" w:space="0" w:color="auto"/>
                                                <w:bottom w:val="none" w:sz="0" w:space="0" w:color="auto"/>
                                                <w:right w:val="none" w:sz="0" w:space="0" w:color="auto"/>
                                              </w:divBdr>
                                              <w:divsChild>
                                                <w:div w:id="585727939">
                                                  <w:marLeft w:val="0"/>
                                                  <w:marRight w:val="0"/>
                                                  <w:marTop w:val="0"/>
                                                  <w:marBottom w:val="0"/>
                                                  <w:divBdr>
                                                    <w:top w:val="none" w:sz="0" w:space="0" w:color="auto"/>
                                                    <w:left w:val="none" w:sz="0" w:space="0" w:color="auto"/>
                                                    <w:bottom w:val="none" w:sz="0" w:space="0" w:color="auto"/>
                                                    <w:right w:val="none" w:sz="0" w:space="0" w:color="auto"/>
                                                  </w:divBdr>
                                                  <w:divsChild>
                                                    <w:div w:id="483160039">
                                                      <w:marLeft w:val="0"/>
                                                      <w:marRight w:val="0"/>
                                                      <w:marTop w:val="0"/>
                                                      <w:marBottom w:val="0"/>
                                                      <w:divBdr>
                                                        <w:top w:val="none" w:sz="0" w:space="0" w:color="auto"/>
                                                        <w:left w:val="none" w:sz="0" w:space="0" w:color="auto"/>
                                                        <w:bottom w:val="none" w:sz="0" w:space="0" w:color="auto"/>
                                                        <w:right w:val="none" w:sz="0" w:space="0" w:color="auto"/>
                                                      </w:divBdr>
                                                      <w:divsChild>
                                                        <w:div w:id="56320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45934">
          <w:marLeft w:val="0"/>
          <w:marRight w:val="0"/>
          <w:marTop w:val="0"/>
          <w:marBottom w:val="0"/>
          <w:divBdr>
            <w:top w:val="none" w:sz="0" w:space="0" w:color="auto"/>
            <w:left w:val="none" w:sz="0" w:space="0" w:color="auto"/>
            <w:bottom w:val="none" w:sz="0" w:space="0" w:color="auto"/>
            <w:right w:val="none" w:sz="0" w:space="0" w:color="auto"/>
          </w:divBdr>
          <w:divsChild>
            <w:div w:id="1294865009">
              <w:marLeft w:val="0"/>
              <w:marRight w:val="0"/>
              <w:marTop w:val="0"/>
              <w:marBottom w:val="0"/>
              <w:divBdr>
                <w:top w:val="none" w:sz="0" w:space="0" w:color="auto"/>
                <w:left w:val="none" w:sz="0" w:space="0" w:color="auto"/>
                <w:bottom w:val="none" w:sz="0" w:space="0" w:color="auto"/>
                <w:right w:val="none" w:sz="0" w:space="0" w:color="auto"/>
              </w:divBdr>
              <w:divsChild>
                <w:div w:id="1318148815">
                  <w:marLeft w:val="0"/>
                  <w:marRight w:val="0"/>
                  <w:marTop w:val="0"/>
                  <w:marBottom w:val="0"/>
                  <w:divBdr>
                    <w:top w:val="none" w:sz="0" w:space="0" w:color="auto"/>
                    <w:left w:val="none" w:sz="0" w:space="0" w:color="auto"/>
                    <w:bottom w:val="none" w:sz="0" w:space="0" w:color="auto"/>
                    <w:right w:val="none" w:sz="0" w:space="0" w:color="auto"/>
                  </w:divBdr>
                  <w:divsChild>
                    <w:div w:id="1147358452">
                      <w:marLeft w:val="0"/>
                      <w:marRight w:val="0"/>
                      <w:marTop w:val="0"/>
                      <w:marBottom w:val="0"/>
                      <w:divBdr>
                        <w:top w:val="none" w:sz="0" w:space="0" w:color="auto"/>
                        <w:left w:val="none" w:sz="0" w:space="0" w:color="auto"/>
                        <w:bottom w:val="none" w:sz="0" w:space="0" w:color="auto"/>
                        <w:right w:val="none" w:sz="0" w:space="0" w:color="auto"/>
                      </w:divBdr>
                      <w:divsChild>
                        <w:div w:id="581135966">
                          <w:marLeft w:val="0"/>
                          <w:marRight w:val="0"/>
                          <w:marTop w:val="0"/>
                          <w:marBottom w:val="0"/>
                          <w:divBdr>
                            <w:top w:val="none" w:sz="0" w:space="0" w:color="auto"/>
                            <w:left w:val="none" w:sz="0" w:space="0" w:color="auto"/>
                            <w:bottom w:val="none" w:sz="0" w:space="0" w:color="auto"/>
                            <w:right w:val="none" w:sz="0" w:space="0" w:color="auto"/>
                          </w:divBdr>
                          <w:divsChild>
                            <w:div w:id="2088841997">
                              <w:marLeft w:val="0"/>
                              <w:marRight w:val="0"/>
                              <w:marTop w:val="0"/>
                              <w:marBottom w:val="0"/>
                              <w:divBdr>
                                <w:top w:val="none" w:sz="0" w:space="0" w:color="auto"/>
                                <w:left w:val="none" w:sz="0" w:space="0" w:color="auto"/>
                                <w:bottom w:val="none" w:sz="0" w:space="0" w:color="auto"/>
                                <w:right w:val="none" w:sz="0" w:space="0" w:color="auto"/>
                              </w:divBdr>
                              <w:divsChild>
                                <w:div w:id="782260600">
                                  <w:marLeft w:val="0"/>
                                  <w:marRight w:val="0"/>
                                  <w:marTop w:val="0"/>
                                  <w:marBottom w:val="0"/>
                                  <w:divBdr>
                                    <w:top w:val="none" w:sz="0" w:space="0" w:color="auto"/>
                                    <w:left w:val="none" w:sz="0" w:space="0" w:color="auto"/>
                                    <w:bottom w:val="none" w:sz="0" w:space="0" w:color="auto"/>
                                    <w:right w:val="none" w:sz="0" w:space="0" w:color="auto"/>
                                  </w:divBdr>
                                  <w:divsChild>
                                    <w:div w:id="221868234">
                                      <w:marLeft w:val="0"/>
                                      <w:marRight w:val="0"/>
                                      <w:marTop w:val="0"/>
                                      <w:marBottom w:val="0"/>
                                      <w:divBdr>
                                        <w:top w:val="none" w:sz="0" w:space="0" w:color="auto"/>
                                        <w:left w:val="none" w:sz="0" w:space="0" w:color="auto"/>
                                        <w:bottom w:val="none" w:sz="0" w:space="0" w:color="auto"/>
                                        <w:right w:val="none" w:sz="0" w:space="0" w:color="auto"/>
                                      </w:divBdr>
                                      <w:divsChild>
                                        <w:div w:id="7604832">
                                          <w:marLeft w:val="0"/>
                                          <w:marRight w:val="0"/>
                                          <w:marTop w:val="0"/>
                                          <w:marBottom w:val="0"/>
                                          <w:divBdr>
                                            <w:top w:val="none" w:sz="0" w:space="0" w:color="auto"/>
                                            <w:left w:val="none" w:sz="0" w:space="0" w:color="auto"/>
                                            <w:bottom w:val="none" w:sz="0" w:space="0" w:color="auto"/>
                                            <w:right w:val="none" w:sz="0" w:space="0" w:color="auto"/>
                                          </w:divBdr>
                                          <w:divsChild>
                                            <w:div w:id="36859104">
                                              <w:marLeft w:val="0"/>
                                              <w:marRight w:val="0"/>
                                              <w:marTop w:val="0"/>
                                              <w:marBottom w:val="0"/>
                                              <w:divBdr>
                                                <w:top w:val="none" w:sz="0" w:space="0" w:color="auto"/>
                                                <w:left w:val="none" w:sz="0" w:space="0" w:color="auto"/>
                                                <w:bottom w:val="none" w:sz="0" w:space="0" w:color="auto"/>
                                                <w:right w:val="none" w:sz="0" w:space="0" w:color="auto"/>
                                              </w:divBdr>
                                              <w:divsChild>
                                                <w:div w:id="1659190443">
                                                  <w:marLeft w:val="0"/>
                                                  <w:marRight w:val="0"/>
                                                  <w:marTop w:val="0"/>
                                                  <w:marBottom w:val="0"/>
                                                  <w:divBdr>
                                                    <w:top w:val="none" w:sz="0" w:space="0" w:color="auto"/>
                                                    <w:left w:val="none" w:sz="0" w:space="0" w:color="auto"/>
                                                    <w:bottom w:val="none" w:sz="0" w:space="0" w:color="auto"/>
                                                    <w:right w:val="none" w:sz="0" w:space="0" w:color="auto"/>
                                                  </w:divBdr>
                                                  <w:divsChild>
                                                    <w:div w:id="20153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0727041">
      <w:bodyDiv w:val="1"/>
      <w:marLeft w:val="0"/>
      <w:marRight w:val="0"/>
      <w:marTop w:val="0"/>
      <w:marBottom w:val="0"/>
      <w:divBdr>
        <w:top w:val="none" w:sz="0" w:space="0" w:color="auto"/>
        <w:left w:val="none" w:sz="0" w:space="0" w:color="auto"/>
        <w:bottom w:val="none" w:sz="0" w:space="0" w:color="auto"/>
        <w:right w:val="none" w:sz="0" w:space="0" w:color="auto"/>
      </w:divBdr>
      <w:divsChild>
        <w:div w:id="1292788490">
          <w:marLeft w:val="0"/>
          <w:marRight w:val="0"/>
          <w:marTop w:val="0"/>
          <w:marBottom w:val="0"/>
          <w:divBdr>
            <w:top w:val="none" w:sz="0" w:space="0" w:color="auto"/>
            <w:left w:val="none" w:sz="0" w:space="0" w:color="auto"/>
            <w:bottom w:val="none" w:sz="0" w:space="0" w:color="auto"/>
            <w:right w:val="none" w:sz="0" w:space="0" w:color="auto"/>
          </w:divBdr>
          <w:divsChild>
            <w:div w:id="87167119">
              <w:marLeft w:val="0"/>
              <w:marRight w:val="0"/>
              <w:marTop w:val="0"/>
              <w:marBottom w:val="0"/>
              <w:divBdr>
                <w:top w:val="none" w:sz="0" w:space="0" w:color="auto"/>
                <w:left w:val="none" w:sz="0" w:space="0" w:color="auto"/>
                <w:bottom w:val="none" w:sz="0" w:space="0" w:color="auto"/>
                <w:right w:val="none" w:sz="0" w:space="0" w:color="auto"/>
              </w:divBdr>
              <w:divsChild>
                <w:div w:id="145439445">
                  <w:marLeft w:val="0"/>
                  <w:marRight w:val="0"/>
                  <w:marTop w:val="0"/>
                  <w:marBottom w:val="0"/>
                  <w:divBdr>
                    <w:top w:val="none" w:sz="0" w:space="0" w:color="auto"/>
                    <w:left w:val="none" w:sz="0" w:space="0" w:color="auto"/>
                    <w:bottom w:val="none" w:sz="0" w:space="0" w:color="auto"/>
                    <w:right w:val="none" w:sz="0" w:space="0" w:color="auto"/>
                  </w:divBdr>
                  <w:divsChild>
                    <w:div w:id="1561865219">
                      <w:marLeft w:val="0"/>
                      <w:marRight w:val="0"/>
                      <w:marTop w:val="0"/>
                      <w:marBottom w:val="0"/>
                      <w:divBdr>
                        <w:top w:val="none" w:sz="0" w:space="0" w:color="auto"/>
                        <w:left w:val="none" w:sz="0" w:space="0" w:color="auto"/>
                        <w:bottom w:val="none" w:sz="0" w:space="0" w:color="auto"/>
                        <w:right w:val="none" w:sz="0" w:space="0" w:color="auto"/>
                      </w:divBdr>
                      <w:divsChild>
                        <w:div w:id="1962151018">
                          <w:marLeft w:val="0"/>
                          <w:marRight w:val="0"/>
                          <w:marTop w:val="0"/>
                          <w:marBottom w:val="0"/>
                          <w:divBdr>
                            <w:top w:val="none" w:sz="0" w:space="0" w:color="auto"/>
                            <w:left w:val="none" w:sz="0" w:space="0" w:color="auto"/>
                            <w:bottom w:val="none" w:sz="0" w:space="0" w:color="auto"/>
                            <w:right w:val="none" w:sz="0" w:space="0" w:color="auto"/>
                          </w:divBdr>
                          <w:divsChild>
                            <w:div w:id="874734629">
                              <w:marLeft w:val="0"/>
                              <w:marRight w:val="0"/>
                              <w:marTop w:val="0"/>
                              <w:marBottom w:val="0"/>
                              <w:divBdr>
                                <w:top w:val="none" w:sz="0" w:space="0" w:color="auto"/>
                                <w:left w:val="none" w:sz="0" w:space="0" w:color="auto"/>
                                <w:bottom w:val="none" w:sz="0" w:space="0" w:color="auto"/>
                                <w:right w:val="none" w:sz="0" w:space="0" w:color="auto"/>
                              </w:divBdr>
                              <w:divsChild>
                                <w:div w:id="1869367222">
                                  <w:marLeft w:val="0"/>
                                  <w:marRight w:val="0"/>
                                  <w:marTop w:val="0"/>
                                  <w:marBottom w:val="0"/>
                                  <w:divBdr>
                                    <w:top w:val="none" w:sz="0" w:space="0" w:color="auto"/>
                                    <w:left w:val="none" w:sz="0" w:space="0" w:color="auto"/>
                                    <w:bottom w:val="none" w:sz="0" w:space="0" w:color="auto"/>
                                    <w:right w:val="none" w:sz="0" w:space="0" w:color="auto"/>
                                  </w:divBdr>
                                  <w:divsChild>
                                    <w:div w:id="2363332">
                                      <w:marLeft w:val="0"/>
                                      <w:marRight w:val="0"/>
                                      <w:marTop w:val="0"/>
                                      <w:marBottom w:val="0"/>
                                      <w:divBdr>
                                        <w:top w:val="none" w:sz="0" w:space="0" w:color="auto"/>
                                        <w:left w:val="none" w:sz="0" w:space="0" w:color="auto"/>
                                        <w:bottom w:val="none" w:sz="0" w:space="0" w:color="auto"/>
                                        <w:right w:val="none" w:sz="0" w:space="0" w:color="auto"/>
                                      </w:divBdr>
                                      <w:divsChild>
                                        <w:div w:id="528835457">
                                          <w:marLeft w:val="0"/>
                                          <w:marRight w:val="0"/>
                                          <w:marTop w:val="0"/>
                                          <w:marBottom w:val="0"/>
                                          <w:divBdr>
                                            <w:top w:val="none" w:sz="0" w:space="0" w:color="auto"/>
                                            <w:left w:val="none" w:sz="0" w:space="0" w:color="auto"/>
                                            <w:bottom w:val="none" w:sz="0" w:space="0" w:color="auto"/>
                                            <w:right w:val="none" w:sz="0" w:space="0" w:color="auto"/>
                                          </w:divBdr>
                                          <w:divsChild>
                                            <w:div w:id="1482189762">
                                              <w:marLeft w:val="0"/>
                                              <w:marRight w:val="0"/>
                                              <w:marTop w:val="0"/>
                                              <w:marBottom w:val="0"/>
                                              <w:divBdr>
                                                <w:top w:val="none" w:sz="0" w:space="0" w:color="auto"/>
                                                <w:left w:val="none" w:sz="0" w:space="0" w:color="auto"/>
                                                <w:bottom w:val="none" w:sz="0" w:space="0" w:color="auto"/>
                                                <w:right w:val="none" w:sz="0" w:space="0" w:color="auto"/>
                                              </w:divBdr>
                                              <w:divsChild>
                                                <w:div w:id="205412257">
                                                  <w:marLeft w:val="0"/>
                                                  <w:marRight w:val="0"/>
                                                  <w:marTop w:val="0"/>
                                                  <w:marBottom w:val="0"/>
                                                  <w:divBdr>
                                                    <w:top w:val="none" w:sz="0" w:space="0" w:color="auto"/>
                                                    <w:left w:val="none" w:sz="0" w:space="0" w:color="auto"/>
                                                    <w:bottom w:val="none" w:sz="0" w:space="0" w:color="auto"/>
                                                    <w:right w:val="none" w:sz="0" w:space="0" w:color="auto"/>
                                                  </w:divBdr>
                                                  <w:divsChild>
                                                    <w:div w:id="468132149">
                                                      <w:marLeft w:val="0"/>
                                                      <w:marRight w:val="0"/>
                                                      <w:marTop w:val="0"/>
                                                      <w:marBottom w:val="0"/>
                                                      <w:divBdr>
                                                        <w:top w:val="none" w:sz="0" w:space="0" w:color="auto"/>
                                                        <w:left w:val="none" w:sz="0" w:space="0" w:color="auto"/>
                                                        <w:bottom w:val="none" w:sz="0" w:space="0" w:color="auto"/>
                                                        <w:right w:val="none" w:sz="0" w:space="0" w:color="auto"/>
                                                      </w:divBdr>
                                                      <w:divsChild>
                                                        <w:div w:id="15793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4565475">
          <w:marLeft w:val="0"/>
          <w:marRight w:val="0"/>
          <w:marTop w:val="0"/>
          <w:marBottom w:val="0"/>
          <w:divBdr>
            <w:top w:val="none" w:sz="0" w:space="0" w:color="auto"/>
            <w:left w:val="none" w:sz="0" w:space="0" w:color="auto"/>
            <w:bottom w:val="none" w:sz="0" w:space="0" w:color="auto"/>
            <w:right w:val="none" w:sz="0" w:space="0" w:color="auto"/>
          </w:divBdr>
          <w:divsChild>
            <w:div w:id="1970012919">
              <w:marLeft w:val="0"/>
              <w:marRight w:val="0"/>
              <w:marTop w:val="0"/>
              <w:marBottom w:val="0"/>
              <w:divBdr>
                <w:top w:val="none" w:sz="0" w:space="0" w:color="auto"/>
                <w:left w:val="none" w:sz="0" w:space="0" w:color="auto"/>
                <w:bottom w:val="none" w:sz="0" w:space="0" w:color="auto"/>
                <w:right w:val="none" w:sz="0" w:space="0" w:color="auto"/>
              </w:divBdr>
              <w:divsChild>
                <w:div w:id="1828742534">
                  <w:marLeft w:val="0"/>
                  <w:marRight w:val="0"/>
                  <w:marTop w:val="0"/>
                  <w:marBottom w:val="0"/>
                  <w:divBdr>
                    <w:top w:val="none" w:sz="0" w:space="0" w:color="auto"/>
                    <w:left w:val="none" w:sz="0" w:space="0" w:color="auto"/>
                    <w:bottom w:val="none" w:sz="0" w:space="0" w:color="auto"/>
                    <w:right w:val="none" w:sz="0" w:space="0" w:color="auto"/>
                  </w:divBdr>
                  <w:divsChild>
                    <w:div w:id="1305112944">
                      <w:marLeft w:val="0"/>
                      <w:marRight w:val="0"/>
                      <w:marTop w:val="0"/>
                      <w:marBottom w:val="0"/>
                      <w:divBdr>
                        <w:top w:val="none" w:sz="0" w:space="0" w:color="auto"/>
                        <w:left w:val="none" w:sz="0" w:space="0" w:color="auto"/>
                        <w:bottom w:val="none" w:sz="0" w:space="0" w:color="auto"/>
                        <w:right w:val="none" w:sz="0" w:space="0" w:color="auto"/>
                      </w:divBdr>
                      <w:divsChild>
                        <w:div w:id="1168248024">
                          <w:marLeft w:val="0"/>
                          <w:marRight w:val="0"/>
                          <w:marTop w:val="0"/>
                          <w:marBottom w:val="0"/>
                          <w:divBdr>
                            <w:top w:val="none" w:sz="0" w:space="0" w:color="auto"/>
                            <w:left w:val="none" w:sz="0" w:space="0" w:color="auto"/>
                            <w:bottom w:val="none" w:sz="0" w:space="0" w:color="auto"/>
                            <w:right w:val="none" w:sz="0" w:space="0" w:color="auto"/>
                          </w:divBdr>
                          <w:divsChild>
                            <w:div w:id="1849519967">
                              <w:marLeft w:val="0"/>
                              <w:marRight w:val="0"/>
                              <w:marTop w:val="0"/>
                              <w:marBottom w:val="0"/>
                              <w:divBdr>
                                <w:top w:val="none" w:sz="0" w:space="0" w:color="auto"/>
                                <w:left w:val="none" w:sz="0" w:space="0" w:color="auto"/>
                                <w:bottom w:val="none" w:sz="0" w:space="0" w:color="auto"/>
                                <w:right w:val="none" w:sz="0" w:space="0" w:color="auto"/>
                              </w:divBdr>
                              <w:divsChild>
                                <w:div w:id="1878272262">
                                  <w:marLeft w:val="0"/>
                                  <w:marRight w:val="0"/>
                                  <w:marTop w:val="0"/>
                                  <w:marBottom w:val="0"/>
                                  <w:divBdr>
                                    <w:top w:val="none" w:sz="0" w:space="0" w:color="auto"/>
                                    <w:left w:val="none" w:sz="0" w:space="0" w:color="auto"/>
                                    <w:bottom w:val="none" w:sz="0" w:space="0" w:color="auto"/>
                                    <w:right w:val="none" w:sz="0" w:space="0" w:color="auto"/>
                                  </w:divBdr>
                                  <w:divsChild>
                                    <w:div w:id="1427578605">
                                      <w:marLeft w:val="0"/>
                                      <w:marRight w:val="0"/>
                                      <w:marTop w:val="0"/>
                                      <w:marBottom w:val="0"/>
                                      <w:divBdr>
                                        <w:top w:val="none" w:sz="0" w:space="0" w:color="auto"/>
                                        <w:left w:val="none" w:sz="0" w:space="0" w:color="auto"/>
                                        <w:bottom w:val="none" w:sz="0" w:space="0" w:color="auto"/>
                                        <w:right w:val="none" w:sz="0" w:space="0" w:color="auto"/>
                                      </w:divBdr>
                                      <w:divsChild>
                                        <w:div w:id="909464868">
                                          <w:marLeft w:val="0"/>
                                          <w:marRight w:val="0"/>
                                          <w:marTop w:val="0"/>
                                          <w:marBottom w:val="0"/>
                                          <w:divBdr>
                                            <w:top w:val="none" w:sz="0" w:space="0" w:color="auto"/>
                                            <w:left w:val="none" w:sz="0" w:space="0" w:color="auto"/>
                                            <w:bottom w:val="none" w:sz="0" w:space="0" w:color="auto"/>
                                            <w:right w:val="none" w:sz="0" w:space="0" w:color="auto"/>
                                          </w:divBdr>
                                          <w:divsChild>
                                            <w:div w:id="1641375599">
                                              <w:marLeft w:val="0"/>
                                              <w:marRight w:val="0"/>
                                              <w:marTop w:val="0"/>
                                              <w:marBottom w:val="0"/>
                                              <w:divBdr>
                                                <w:top w:val="none" w:sz="0" w:space="0" w:color="auto"/>
                                                <w:left w:val="none" w:sz="0" w:space="0" w:color="auto"/>
                                                <w:bottom w:val="none" w:sz="0" w:space="0" w:color="auto"/>
                                                <w:right w:val="none" w:sz="0" w:space="0" w:color="auto"/>
                                              </w:divBdr>
                                              <w:divsChild>
                                                <w:div w:id="68702042">
                                                  <w:marLeft w:val="0"/>
                                                  <w:marRight w:val="0"/>
                                                  <w:marTop w:val="0"/>
                                                  <w:marBottom w:val="0"/>
                                                  <w:divBdr>
                                                    <w:top w:val="none" w:sz="0" w:space="0" w:color="auto"/>
                                                    <w:left w:val="none" w:sz="0" w:space="0" w:color="auto"/>
                                                    <w:bottom w:val="none" w:sz="0" w:space="0" w:color="auto"/>
                                                    <w:right w:val="none" w:sz="0" w:space="0" w:color="auto"/>
                                                  </w:divBdr>
                                                  <w:divsChild>
                                                    <w:div w:id="3168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35777242">
      <w:bodyDiv w:val="1"/>
      <w:marLeft w:val="0"/>
      <w:marRight w:val="0"/>
      <w:marTop w:val="0"/>
      <w:marBottom w:val="0"/>
      <w:divBdr>
        <w:top w:val="none" w:sz="0" w:space="0" w:color="auto"/>
        <w:left w:val="none" w:sz="0" w:space="0" w:color="auto"/>
        <w:bottom w:val="none" w:sz="0" w:space="0" w:color="auto"/>
        <w:right w:val="none" w:sz="0" w:space="0" w:color="auto"/>
      </w:divBdr>
    </w:div>
    <w:div w:id="1597401572">
      <w:bodyDiv w:val="1"/>
      <w:marLeft w:val="0"/>
      <w:marRight w:val="0"/>
      <w:marTop w:val="0"/>
      <w:marBottom w:val="0"/>
      <w:divBdr>
        <w:top w:val="none" w:sz="0" w:space="0" w:color="auto"/>
        <w:left w:val="none" w:sz="0" w:space="0" w:color="auto"/>
        <w:bottom w:val="none" w:sz="0" w:space="0" w:color="auto"/>
        <w:right w:val="none" w:sz="0" w:space="0" w:color="auto"/>
      </w:divBdr>
      <w:divsChild>
        <w:div w:id="1525941084">
          <w:marLeft w:val="0"/>
          <w:marRight w:val="0"/>
          <w:marTop w:val="0"/>
          <w:marBottom w:val="0"/>
          <w:divBdr>
            <w:top w:val="none" w:sz="0" w:space="0" w:color="auto"/>
            <w:left w:val="none" w:sz="0" w:space="0" w:color="auto"/>
            <w:bottom w:val="none" w:sz="0" w:space="0" w:color="auto"/>
            <w:right w:val="none" w:sz="0" w:space="0" w:color="auto"/>
          </w:divBdr>
          <w:divsChild>
            <w:div w:id="500780437">
              <w:marLeft w:val="0"/>
              <w:marRight w:val="0"/>
              <w:marTop w:val="0"/>
              <w:marBottom w:val="0"/>
              <w:divBdr>
                <w:top w:val="none" w:sz="0" w:space="0" w:color="auto"/>
                <w:left w:val="none" w:sz="0" w:space="0" w:color="auto"/>
                <w:bottom w:val="none" w:sz="0" w:space="0" w:color="auto"/>
                <w:right w:val="none" w:sz="0" w:space="0" w:color="auto"/>
              </w:divBdr>
              <w:divsChild>
                <w:div w:id="1941793740">
                  <w:marLeft w:val="0"/>
                  <w:marRight w:val="0"/>
                  <w:marTop w:val="0"/>
                  <w:marBottom w:val="0"/>
                  <w:divBdr>
                    <w:top w:val="none" w:sz="0" w:space="0" w:color="auto"/>
                    <w:left w:val="none" w:sz="0" w:space="0" w:color="auto"/>
                    <w:bottom w:val="none" w:sz="0" w:space="0" w:color="auto"/>
                    <w:right w:val="none" w:sz="0" w:space="0" w:color="auto"/>
                  </w:divBdr>
                  <w:divsChild>
                    <w:div w:id="15806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8827458">
      <w:bodyDiv w:val="1"/>
      <w:marLeft w:val="0"/>
      <w:marRight w:val="0"/>
      <w:marTop w:val="0"/>
      <w:marBottom w:val="0"/>
      <w:divBdr>
        <w:top w:val="none" w:sz="0" w:space="0" w:color="auto"/>
        <w:left w:val="none" w:sz="0" w:space="0" w:color="auto"/>
        <w:bottom w:val="none" w:sz="0" w:space="0" w:color="auto"/>
        <w:right w:val="none" w:sz="0" w:space="0" w:color="auto"/>
      </w:divBdr>
    </w:div>
    <w:div w:id="1598950358">
      <w:bodyDiv w:val="1"/>
      <w:marLeft w:val="0"/>
      <w:marRight w:val="0"/>
      <w:marTop w:val="0"/>
      <w:marBottom w:val="0"/>
      <w:divBdr>
        <w:top w:val="none" w:sz="0" w:space="0" w:color="auto"/>
        <w:left w:val="none" w:sz="0" w:space="0" w:color="auto"/>
        <w:bottom w:val="none" w:sz="0" w:space="0" w:color="auto"/>
        <w:right w:val="none" w:sz="0" w:space="0" w:color="auto"/>
      </w:divBdr>
    </w:div>
    <w:div w:id="1623920799">
      <w:bodyDiv w:val="1"/>
      <w:marLeft w:val="0"/>
      <w:marRight w:val="0"/>
      <w:marTop w:val="0"/>
      <w:marBottom w:val="0"/>
      <w:divBdr>
        <w:top w:val="none" w:sz="0" w:space="0" w:color="auto"/>
        <w:left w:val="none" w:sz="0" w:space="0" w:color="auto"/>
        <w:bottom w:val="none" w:sz="0" w:space="0" w:color="auto"/>
        <w:right w:val="none" w:sz="0" w:space="0" w:color="auto"/>
      </w:divBdr>
    </w:div>
    <w:div w:id="1793867085">
      <w:bodyDiv w:val="1"/>
      <w:marLeft w:val="0"/>
      <w:marRight w:val="0"/>
      <w:marTop w:val="0"/>
      <w:marBottom w:val="0"/>
      <w:divBdr>
        <w:top w:val="none" w:sz="0" w:space="0" w:color="auto"/>
        <w:left w:val="none" w:sz="0" w:space="0" w:color="auto"/>
        <w:bottom w:val="none" w:sz="0" w:space="0" w:color="auto"/>
        <w:right w:val="none" w:sz="0" w:space="0" w:color="auto"/>
      </w:divBdr>
      <w:divsChild>
        <w:div w:id="1884711676">
          <w:marLeft w:val="0"/>
          <w:marRight w:val="0"/>
          <w:marTop w:val="0"/>
          <w:marBottom w:val="0"/>
          <w:divBdr>
            <w:top w:val="none" w:sz="0" w:space="0" w:color="auto"/>
            <w:left w:val="none" w:sz="0" w:space="0" w:color="auto"/>
            <w:bottom w:val="none" w:sz="0" w:space="0" w:color="auto"/>
            <w:right w:val="none" w:sz="0" w:space="0" w:color="auto"/>
          </w:divBdr>
          <w:divsChild>
            <w:div w:id="59523076">
              <w:marLeft w:val="0"/>
              <w:marRight w:val="0"/>
              <w:marTop w:val="0"/>
              <w:marBottom w:val="0"/>
              <w:divBdr>
                <w:top w:val="none" w:sz="0" w:space="0" w:color="auto"/>
                <w:left w:val="none" w:sz="0" w:space="0" w:color="auto"/>
                <w:bottom w:val="none" w:sz="0" w:space="0" w:color="auto"/>
                <w:right w:val="none" w:sz="0" w:space="0" w:color="auto"/>
              </w:divBdr>
              <w:divsChild>
                <w:div w:id="1810708247">
                  <w:marLeft w:val="0"/>
                  <w:marRight w:val="0"/>
                  <w:marTop w:val="0"/>
                  <w:marBottom w:val="0"/>
                  <w:divBdr>
                    <w:top w:val="none" w:sz="0" w:space="0" w:color="auto"/>
                    <w:left w:val="none" w:sz="0" w:space="0" w:color="auto"/>
                    <w:bottom w:val="none" w:sz="0" w:space="0" w:color="auto"/>
                    <w:right w:val="none" w:sz="0" w:space="0" w:color="auto"/>
                  </w:divBdr>
                  <w:divsChild>
                    <w:div w:id="64385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870957">
      <w:bodyDiv w:val="1"/>
      <w:marLeft w:val="0"/>
      <w:marRight w:val="0"/>
      <w:marTop w:val="0"/>
      <w:marBottom w:val="0"/>
      <w:divBdr>
        <w:top w:val="none" w:sz="0" w:space="0" w:color="auto"/>
        <w:left w:val="none" w:sz="0" w:space="0" w:color="auto"/>
        <w:bottom w:val="none" w:sz="0" w:space="0" w:color="auto"/>
        <w:right w:val="none" w:sz="0" w:space="0" w:color="auto"/>
      </w:divBdr>
      <w:divsChild>
        <w:div w:id="2138528354">
          <w:marLeft w:val="0"/>
          <w:marRight w:val="0"/>
          <w:marTop w:val="0"/>
          <w:marBottom w:val="0"/>
          <w:divBdr>
            <w:top w:val="none" w:sz="0" w:space="0" w:color="auto"/>
            <w:left w:val="none" w:sz="0" w:space="0" w:color="auto"/>
            <w:bottom w:val="none" w:sz="0" w:space="0" w:color="auto"/>
            <w:right w:val="none" w:sz="0" w:space="0" w:color="auto"/>
          </w:divBdr>
          <w:divsChild>
            <w:div w:id="1069814682">
              <w:marLeft w:val="0"/>
              <w:marRight w:val="0"/>
              <w:marTop w:val="0"/>
              <w:marBottom w:val="0"/>
              <w:divBdr>
                <w:top w:val="none" w:sz="0" w:space="0" w:color="auto"/>
                <w:left w:val="none" w:sz="0" w:space="0" w:color="auto"/>
                <w:bottom w:val="none" w:sz="0" w:space="0" w:color="auto"/>
                <w:right w:val="none" w:sz="0" w:space="0" w:color="auto"/>
              </w:divBdr>
              <w:divsChild>
                <w:div w:id="1075665164">
                  <w:marLeft w:val="0"/>
                  <w:marRight w:val="0"/>
                  <w:marTop w:val="0"/>
                  <w:marBottom w:val="0"/>
                  <w:divBdr>
                    <w:top w:val="none" w:sz="0" w:space="0" w:color="auto"/>
                    <w:left w:val="none" w:sz="0" w:space="0" w:color="auto"/>
                    <w:bottom w:val="none" w:sz="0" w:space="0" w:color="auto"/>
                    <w:right w:val="none" w:sz="0" w:space="0" w:color="auto"/>
                  </w:divBdr>
                  <w:divsChild>
                    <w:div w:id="795370845">
                      <w:marLeft w:val="0"/>
                      <w:marRight w:val="0"/>
                      <w:marTop w:val="0"/>
                      <w:marBottom w:val="0"/>
                      <w:divBdr>
                        <w:top w:val="none" w:sz="0" w:space="0" w:color="auto"/>
                        <w:left w:val="none" w:sz="0" w:space="0" w:color="auto"/>
                        <w:bottom w:val="none" w:sz="0" w:space="0" w:color="auto"/>
                        <w:right w:val="none" w:sz="0" w:space="0" w:color="auto"/>
                      </w:divBdr>
                      <w:divsChild>
                        <w:div w:id="1255701300">
                          <w:marLeft w:val="0"/>
                          <w:marRight w:val="0"/>
                          <w:marTop w:val="0"/>
                          <w:marBottom w:val="0"/>
                          <w:divBdr>
                            <w:top w:val="none" w:sz="0" w:space="0" w:color="auto"/>
                            <w:left w:val="none" w:sz="0" w:space="0" w:color="auto"/>
                            <w:bottom w:val="none" w:sz="0" w:space="0" w:color="auto"/>
                            <w:right w:val="none" w:sz="0" w:space="0" w:color="auto"/>
                          </w:divBdr>
                          <w:divsChild>
                            <w:div w:id="907037042">
                              <w:marLeft w:val="0"/>
                              <w:marRight w:val="0"/>
                              <w:marTop w:val="0"/>
                              <w:marBottom w:val="0"/>
                              <w:divBdr>
                                <w:top w:val="none" w:sz="0" w:space="0" w:color="auto"/>
                                <w:left w:val="none" w:sz="0" w:space="0" w:color="auto"/>
                                <w:bottom w:val="none" w:sz="0" w:space="0" w:color="auto"/>
                                <w:right w:val="none" w:sz="0" w:space="0" w:color="auto"/>
                              </w:divBdr>
                              <w:divsChild>
                                <w:div w:id="1606843045">
                                  <w:marLeft w:val="0"/>
                                  <w:marRight w:val="0"/>
                                  <w:marTop w:val="0"/>
                                  <w:marBottom w:val="0"/>
                                  <w:divBdr>
                                    <w:top w:val="none" w:sz="0" w:space="0" w:color="auto"/>
                                    <w:left w:val="none" w:sz="0" w:space="0" w:color="auto"/>
                                    <w:bottom w:val="none" w:sz="0" w:space="0" w:color="auto"/>
                                    <w:right w:val="none" w:sz="0" w:space="0" w:color="auto"/>
                                  </w:divBdr>
                                  <w:divsChild>
                                    <w:div w:id="646471048">
                                      <w:marLeft w:val="0"/>
                                      <w:marRight w:val="0"/>
                                      <w:marTop w:val="0"/>
                                      <w:marBottom w:val="0"/>
                                      <w:divBdr>
                                        <w:top w:val="none" w:sz="0" w:space="0" w:color="auto"/>
                                        <w:left w:val="none" w:sz="0" w:space="0" w:color="auto"/>
                                        <w:bottom w:val="none" w:sz="0" w:space="0" w:color="auto"/>
                                        <w:right w:val="none" w:sz="0" w:space="0" w:color="auto"/>
                                      </w:divBdr>
                                      <w:divsChild>
                                        <w:div w:id="315768584">
                                          <w:marLeft w:val="0"/>
                                          <w:marRight w:val="0"/>
                                          <w:marTop w:val="0"/>
                                          <w:marBottom w:val="0"/>
                                          <w:divBdr>
                                            <w:top w:val="none" w:sz="0" w:space="0" w:color="auto"/>
                                            <w:left w:val="none" w:sz="0" w:space="0" w:color="auto"/>
                                            <w:bottom w:val="none" w:sz="0" w:space="0" w:color="auto"/>
                                            <w:right w:val="none" w:sz="0" w:space="0" w:color="auto"/>
                                          </w:divBdr>
                                          <w:divsChild>
                                            <w:div w:id="1167937585">
                                              <w:marLeft w:val="0"/>
                                              <w:marRight w:val="0"/>
                                              <w:marTop w:val="0"/>
                                              <w:marBottom w:val="0"/>
                                              <w:divBdr>
                                                <w:top w:val="none" w:sz="0" w:space="0" w:color="auto"/>
                                                <w:left w:val="none" w:sz="0" w:space="0" w:color="auto"/>
                                                <w:bottom w:val="none" w:sz="0" w:space="0" w:color="auto"/>
                                                <w:right w:val="none" w:sz="0" w:space="0" w:color="auto"/>
                                              </w:divBdr>
                                              <w:divsChild>
                                                <w:div w:id="1012337533">
                                                  <w:marLeft w:val="0"/>
                                                  <w:marRight w:val="0"/>
                                                  <w:marTop w:val="0"/>
                                                  <w:marBottom w:val="0"/>
                                                  <w:divBdr>
                                                    <w:top w:val="none" w:sz="0" w:space="0" w:color="auto"/>
                                                    <w:left w:val="none" w:sz="0" w:space="0" w:color="auto"/>
                                                    <w:bottom w:val="none" w:sz="0" w:space="0" w:color="auto"/>
                                                    <w:right w:val="none" w:sz="0" w:space="0" w:color="auto"/>
                                                  </w:divBdr>
                                                  <w:divsChild>
                                                    <w:div w:id="216858996">
                                                      <w:marLeft w:val="0"/>
                                                      <w:marRight w:val="0"/>
                                                      <w:marTop w:val="0"/>
                                                      <w:marBottom w:val="0"/>
                                                      <w:divBdr>
                                                        <w:top w:val="none" w:sz="0" w:space="0" w:color="auto"/>
                                                        <w:left w:val="none" w:sz="0" w:space="0" w:color="auto"/>
                                                        <w:bottom w:val="none" w:sz="0" w:space="0" w:color="auto"/>
                                                        <w:right w:val="none" w:sz="0" w:space="0" w:color="auto"/>
                                                      </w:divBdr>
                                                      <w:divsChild>
                                                        <w:div w:id="189827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4270107">
          <w:marLeft w:val="0"/>
          <w:marRight w:val="0"/>
          <w:marTop w:val="0"/>
          <w:marBottom w:val="0"/>
          <w:divBdr>
            <w:top w:val="none" w:sz="0" w:space="0" w:color="auto"/>
            <w:left w:val="none" w:sz="0" w:space="0" w:color="auto"/>
            <w:bottom w:val="none" w:sz="0" w:space="0" w:color="auto"/>
            <w:right w:val="none" w:sz="0" w:space="0" w:color="auto"/>
          </w:divBdr>
          <w:divsChild>
            <w:div w:id="467169419">
              <w:marLeft w:val="0"/>
              <w:marRight w:val="0"/>
              <w:marTop w:val="0"/>
              <w:marBottom w:val="0"/>
              <w:divBdr>
                <w:top w:val="none" w:sz="0" w:space="0" w:color="auto"/>
                <w:left w:val="none" w:sz="0" w:space="0" w:color="auto"/>
                <w:bottom w:val="none" w:sz="0" w:space="0" w:color="auto"/>
                <w:right w:val="none" w:sz="0" w:space="0" w:color="auto"/>
              </w:divBdr>
              <w:divsChild>
                <w:div w:id="1545287765">
                  <w:marLeft w:val="0"/>
                  <w:marRight w:val="0"/>
                  <w:marTop w:val="0"/>
                  <w:marBottom w:val="0"/>
                  <w:divBdr>
                    <w:top w:val="none" w:sz="0" w:space="0" w:color="auto"/>
                    <w:left w:val="none" w:sz="0" w:space="0" w:color="auto"/>
                    <w:bottom w:val="none" w:sz="0" w:space="0" w:color="auto"/>
                    <w:right w:val="none" w:sz="0" w:space="0" w:color="auto"/>
                  </w:divBdr>
                  <w:divsChild>
                    <w:div w:id="269971836">
                      <w:marLeft w:val="0"/>
                      <w:marRight w:val="0"/>
                      <w:marTop w:val="0"/>
                      <w:marBottom w:val="0"/>
                      <w:divBdr>
                        <w:top w:val="none" w:sz="0" w:space="0" w:color="auto"/>
                        <w:left w:val="none" w:sz="0" w:space="0" w:color="auto"/>
                        <w:bottom w:val="none" w:sz="0" w:space="0" w:color="auto"/>
                        <w:right w:val="none" w:sz="0" w:space="0" w:color="auto"/>
                      </w:divBdr>
                      <w:divsChild>
                        <w:div w:id="568535093">
                          <w:marLeft w:val="0"/>
                          <w:marRight w:val="0"/>
                          <w:marTop w:val="0"/>
                          <w:marBottom w:val="0"/>
                          <w:divBdr>
                            <w:top w:val="none" w:sz="0" w:space="0" w:color="auto"/>
                            <w:left w:val="none" w:sz="0" w:space="0" w:color="auto"/>
                            <w:bottom w:val="none" w:sz="0" w:space="0" w:color="auto"/>
                            <w:right w:val="none" w:sz="0" w:space="0" w:color="auto"/>
                          </w:divBdr>
                          <w:divsChild>
                            <w:div w:id="1991056410">
                              <w:marLeft w:val="0"/>
                              <w:marRight w:val="0"/>
                              <w:marTop w:val="0"/>
                              <w:marBottom w:val="0"/>
                              <w:divBdr>
                                <w:top w:val="none" w:sz="0" w:space="0" w:color="auto"/>
                                <w:left w:val="none" w:sz="0" w:space="0" w:color="auto"/>
                                <w:bottom w:val="none" w:sz="0" w:space="0" w:color="auto"/>
                                <w:right w:val="none" w:sz="0" w:space="0" w:color="auto"/>
                              </w:divBdr>
                              <w:divsChild>
                                <w:div w:id="1996109601">
                                  <w:marLeft w:val="0"/>
                                  <w:marRight w:val="0"/>
                                  <w:marTop w:val="0"/>
                                  <w:marBottom w:val="0"/>
                                  <w:divBdr>
                                    <w:top w:val="none" w:sz="0" w:space="0" w:color="auto"/>
                                    <w:left w:val="none" w:sz="0" w:space="0" w:color="auto"/>
                                    <w:bottom w:val="none" w:sz="0" w:space="0" w:color="auto"/>
                                    <w:right w:val="none" w:sz="0" w:space="0" w:color="auto"/>
                                  </w:divBdr>
                                  <w:divsChild>
                                    <w:div w:id="1453593127">
                                      <w:marLeft w:val="0"/>
                                      <w:marRight w:val="0"/>
                                      <w:marTop w:val="0"/>
                                      <w:marBottom w:val="0"/>
                                      <w:divBdr>
                                        <w:top w:val="none" w:sz="0" w:space="0" w:color="auto"/>
                                        <w:left w:val="none" w:sz="0" w:space="0" w:color="auto"/>
                                        <w:bottom w:val="none" w:sz="0" w:space="0" w:color="auto"/>
                                        <w:right w:val="none" w:sz="0" w:space="0" w:color="auto"/>
                                      </w:divBdr>
                                      <w:divsChild>
                                        <w:div w:id="1326934159">
                                          <w:marLeft w:val="0"/>
                                          <w:marRight w:val="0"/>
                                          <w:marTop w:val="0"/>
                                          <w:marBottom w:val="0"/>
                                          <w:divBdr>
                                            <w:top w:val="none" w:sz="0" w:space="0" w:color="auto"/>
                                            <w:left w:val="none" w:sz="0" w:space="0" w:color="auto"/>
                                            <w:bottom w:val="none" w:sz="0" w:space="0" w:color="auto"/>
                                            <w:right w:val="none" w:sz="0" w:space="0" w:color="auto"/>
                                          </w:divBdr>
                                          <w:divsChild>
                                            <w:div w:id="174855438">
                                              <w:marLeft w:val="0"/>
                                              <w:marRight w:val="0"/>
                                              <w:marTop w:val="0"/>
                                              <w:marBottom w:val="0"/>
                                              <w:divBdr>
                                                <w:top w:val="none" w:sz="0" w:space="0" w:color="auto"/>
                                                <w:left w:val="none" w:sz="0" w:space="0" w:color="auto"/>
                                                <w:bottom w:val="none" w:sz="0" w:space="0" w:color="auto"/>
                                                <w:right w:val="none" w:sz="0" w:space="0" w:color="auto"/>
                                              </w:divBdr>
                                              <w:divsChild>
                                                <w:div w:id="833496694">
                                                  <w:marLeft w:val="0"/>
                                                  <w:marRight w:val="0"/>
                                                  <w:marTop w:val="0"/>
                                                  <w:marBottom w:val="0"/>
                                                  <w:divBdr>
                                                    <w:top w:val="none" w:sz="0" w:space="0" w:color="auto"/>
                                                    <w:left w:val="none" w:sz="0" w:space="0" w:color="auto"/>
                                                    <w:bottom w:val="none" w:sz="0" w:space="0" w:color="auto"/>
                                                    <w:right w:val="none" w:sz="0" w:space="0" w:color="auto"/>
                                                  </w:divBdr>
                                                  <w:divsChild>
                                                    <w:div w:id="317002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125183">
      <w:bodyDiv w:val="1"/>
      <w:marLeft w:val="0"/>
      <w:marRight w:val="0"/>
      <w:marTop w:val="0"/>
      <w:marBottom w:val="0"/>
      <w:divBdr>
        <w:top w:val="none" w:sz="0" w:space="0" w:color="auto"/>
        <w:left w:val="none" w:sz="0" w:space="0" w:color="auto"/>
        <w:bottom w:val="none" w:sz="0" w:space="0" w:color="auto"/>
        <w:right w:val="none" w:sz="0" w:space="0" w:color="auto"/>
      </w:divBdr>
      <w:divsChild>
        <w:div w:id="103043291">
          <w:marLeft w:val="0"/>
          <w:marRight w:val="0"/>
          <w:marTop w:val="0"/>
          <w:marBottom w:val="0"/>
          <w:divBdr>
            <w:top w:val="none" w:sz="0" w:space="0" w:color="auto"/>
            <w:left w:val="none" w:sz="0" w:space="0" w:color="auto"/>
            <w:bottom w:val="none" w:sz="0" w:space="0" w:color="auto"/>
            <w:right w:val="none" w:sz="0" w:space="0" w:color="auto"/>
          </w:divBdr>
          <w:divsChild>
            <w:div w:id="1157065422">
              <w:marLeft w:val="0"/>
              <w:marRight w:val="0"/>
              <w:marTop w:val="0"/>
              <w:marBottom w:val="0"/>
              <w:divBdr>
                <w:top w:val="none" w:sz="0" w:space="0" w:color="auto"/>
                <w:left w:val="none" w:sz="0" w:space="0" w:color="auto"/>
                <w:bottom w:val="none" w:sz="0" w:space="0" w:color="auto"/>
                <w:right w:val="none" w:sz="0" w:space="0" w:color="auto"/>
              </w:divBdr>
              <w:divsChild>
                <w:div w:id="2135824844">
                  <w:marLeft w:val="0"/>
                  <w:marRight w:val="0"/>
                  <w:marTop w:val="0"/>
                  <w:marBottom w:val="0"/>
                  <w:divBdr>
                    <w:top w:val="none" w:sz="0" w:space="0" w:color="auto"/>
                    <w:left w:val="none" w:sz="0" w:space="0" w:color="auto"/>
                    <w:bottom w:val="none" w:sz="0" w:space="0" w:color="auto"/>
                    <w:right w:val="none" w:sz="0" w:space="0" w:color="auto"/>
                  </w:divBdr>
                  <w:divsChild>
                    <w:div w:id="1517884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comments.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chart" Target="charts/chart1.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julia_4m9iwa1\Desktop\Juli&#225;n\IUSH\Investigaci&#243;n\DiagramaDeGannt.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s-CO" sz="2000">
                <a:latin typeface="Times New Roman" panose="02020603050405020304" pitchFamily="18" charset="0"/>
                <a:cs typeface="Times New Roman" panose="02020603050405020304" pitchFamily="18" charset="0"/>
              </a:rPr>
              <a:t>Cronograma</a:t>
            </a:r>
          </a:p>
        </c:rich>
      </c:tx>
      <c:overlay val="0"/>
      <c:spPr>
        <a:noFill/>
        <a:ln>
          <a:noFill/>
        </a:ln>
        <a:effectLst/>
      </c:spPr>
      <c:txPr>
        <a:bodyPr rot="0" spcFirstLastPara="1" vertOverflow="ellipsis" vert="horz" wrap="square" anchor="ctr" anchorCtr="1"/>
        <a:lstStyle/>
        <a:p>
          <a:pPr>
            <a:defRPr sz="20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CO"/>
        </a:p>
      </c:txPr>
    </c:title>
    <c:autoTitleDeleted val="0"/>
    <c:plotArea>
      <c:layout/>
      <c:barChart>
        <c:barDir val="bar"/>
        <c:grouping val="stacked"/>
        <c:varyColors val="0"/>
        <c:ser>
          <c:idx val="0"/>
          <c:order val="0"/>
          <c:spPr>
            <a:noFill/>
            <a:ln>
              <a:noFill/>
            </a:ln>
            <a:effectLst/>
          </c:spPr>
          <c:invertIfNegative val="0"/>
          <c:cat>
            <c:strRef>
              <c:f>Cronograma!$B$3:$B$13</c:f>
              <c:strCache>
                <c:ptCount val="11"/>
                <c:pt idx="0">
                  <c:v>Actividad 1</c:v>
                </c:pt>
                <c:pt idx="1">
                  <c:v>Actividad 2</c:v>
                </c:pt>
                <c:pt idx="2">
                  <c:v>Actividad 3</c:v>
                </c:pt>
                <c:pt idx="3">
                  <c:v>Actividad 4</c:v>
                </c:pt>
                <c:pt idx="4">
                  <c:v>Actividad 5</c:v>
                </c:pt>
                <c:pt idx="5">
                  <c:v>Actividad 6</c:v>
                </c:pt>
                <c:pt idx="6">
                  <c:v>Actividad 7</c:v>
                </c:pt>
                <c:pt idx="7">
                  <c:v>Actividad 8</c:v>
                </c:pt>
                <c:pt idx="8">
                  <c:v>Actividad 9</c:v>
                </c:pt>
                <c:pt idx="9">
                  <c:v>Actividad 10</c:v>
                </c:pt>
                <c:pt idx="10">
                  <c:v>Actividad 11</c:v>
                </c:pt>
              </c:strCache>
            </c:strRef>
          </c:cat>
          <c:val>
            <c:numRef>
              <c:f>Cronograma!$C$3:$C$13</c:f>
              <c:numCache>
                <c:formatCode>d\-mmm</c:formatCode>
                <c:ptCount val="11"/>
                <c:pt idx="0">
                  <c:v>46068</c:v>
                </c:pt>
                <c:pt idx="1">
                  <c:v>46081</c:v>
                </c:pt>
                <c:pt idx="2">
                  <c:v>46091</c:v>
                </c:pt>
                <c:pt idx="3">
                  <c:v>46096</c:v>
                </c:pt>
                <c:pt idx="4">
                  <c:v>46104</c:v>
                </c:pt>
                <c:pt idx="5">
                  <c:v>46105</c:v>
                </c:pt>
                <c:pt idx="6">
                  <c:v>46113</c:v>
                </c:pt>
                <c:pt idx="7">
                  <c:v>46157</c:v>
                </c:pt>
                <c:pt idx="8">
                  <c:v>46204</c:v>
                </c:pt>
                <c:pt idx="9">
                  <c:v>46249</c:v>
                </c:pt>
                <c:pt idx="10">
                  <c:v>46233</c:v>
                </c:pt>
              </c:numCache>
            </c:numRef>
          </c:val>
          <c:extLst>
            <c:ext xmlns:c16="http://schemas.microsoft.com/office/drawing/2014/chart" uri="{C3380CC4-5D6E-409C-BE32-E72D297353CC}">
              <c16:uniqueId val="{00000000-DE1B-4125-86A6-40630C19FA9E}"/>
            </c:ext>
          </c:extLst>
        </c:ser>
        <c:ser>
          <c:idx val="1"/>
          <c:order val="1"/>
          <c:spPr>
            <a:solidFill>
              <a:schemeClr val="accent2"/>
            </a:solidFill>
            <a:ln w="0">
              <a:solidFill>
                <a:schemeClr val="accent1">
                  <a:lumMod val="20000"/>
                  <a:lumOff val="80000"/>
                </a:schemeClr>
              </a:solidFill>
              <a:round/>
            </a:ln>
            <a:effectLst/>
          </c:spPr>
          <c:invertIfNegative val="0"/>
          <c:dPt>
            <c:idx val="0"/>
            <c:invertIfNegative val="0"/>
            <c:bubble3D val="0"/>
            <c:spPr>
              <a:solidFill>
                <a:schemeClr val="accent5">
                  <a:lumMod val="50000"/>
                </a:schemeClr>
              </a:solidFill>
              <a:ln w="0">
                <a:solidFill>
                  <a:schemeClr val="accent1">
                    <a:lumMod val="20000"/>
                    <a:lumOff val="80000"/>
                  </a:schemeClr>
                </a:solidFill>
                <a:round/>
              </a:ln>
              <a:effectLst/>
            </c:spPr>
            <c:extLst>
              <c:ext xmlns:c16="http://schemas.microsoft.com/office/drawing/2014/chart" uri="{C3380CC4-5D6E-409C-BE32-E72D297353CC}">
                <c16:uniqueId val="{00000002-DE1B-4125-86A6-40630C19FA9E}"/>
              </c:ext>
            </c:extLst>
          </c:dPt>
          <c:dPt>
            <c:idx val="1"/>
            <c:invertIfNegative val="0"/>
            <c:bubble3D val="0"/>
            <c:spPr>
              <a:solidFill>
                <a:srgbClr val="002060"/>
              </a:solidFill>
              <a:ln w="0">
                <a:solidFill>
                  <a:schemeClr val="accent1">
                    <a:lumMod val="20000"/>
                    <a:lumOff val="80000"/>
                  </a:schemeClr>
                </a:solidFill>
                <a:round/>
              </a:ln>
              <a:effectLst/>
            </c:spPr>
            <c:extLst>
              <c:ext xmlns:c16="http://schemas.microsoft.com/office/drawing/2014/chart" uri="{C3380CC4-5D6E-409C-BE32-E72D297353CC}">
                <c16:uniqueId val="{00000004-DE1B-4125-86A6-40630C19FA9E}"/>
              </c:ext>
            </c:extLst>
          </c:dPt>
          <c:dPt>
            <c:idx val="2"/>
            <c:invertIfNegative val="0"/>
            <c:bubble3D val="0"/>
            <c:spPr>
              <a:solidFill>
                <a:srgbClr val="002060"/>
              </a:solidFill>
              <a:ln w="0">
                <a:solidFill>
                  <a:schemeClr val="accent1">
                    <a:lumMod val="20000"/>
                    <a:lumOff val="80000"/>
                  </a:schemeClr>
                </a:solidFill>
                <a:round/>
              </a:ln>
              <a:effectLst/>
            </c:spPr>
            <c:extLst>
              <c:ext xmlns:c16="http://schemas.microsoft.com/office/drawing/2014/chart" uri="{C3380CC4-5D6E-409C-BE32-E72D297353CC}">
                <c16:uniqueId val="{00000006-DE1B-4125-86A6-40630C19FA9E}"/>
              </c:ext>
            </c:extLst>
          </c:dPt>
          <c:dPt>
            <c:idx val="3"/>
            <c:invertIfNegative val="0"/>
            <c:bubble3D val="0"/>
            <c:spPr>
              <a:solidFill>
                <a:srgbClr val="002060"/>
              </a:solidFill>
              <a:ln w="0">
                <a:solidFill>
                  <a:schemeClr val="accent1">
                    <a:lumMod val="20000"/>
                    <a:lumOff val="80000"/>
                  </a:schemeClr>
                </a:solidFill>
                <a:round/>
              </a:ln>
              <a:effectLst/>
            </c:spPr>
            <c:extLst>
              <c:ext xmlns:c16="http://schemas.microsoft.com/office/drawing/2014/chart" uri="{C3380CC4-5D6E-409C-BE32-E72D297353CC}">
                <c16:uniqueId val="{00000008-DE1B-4125-86A6-40630C19FA9E}"/>
              </c:ext>
            </c:extLst>
          </c:dPt>
          <c:dPt>
            <c:idx val="4"/>
            <c:invertIfNegative val="0"/>
            <c:bubble3D val="0"/>
            <c:spPr>
              <a:solidFill>
                <a:schemeClr val="accent6">
                  <a:lumMod val="50000"/>
                </a:schemeClr>
              </a:solidFill>
              <a:ln w="0">
                <a:solidFill>
                  <a:schemeClr val="accent1">
                    <a:lumMod val="20000"/>
                    <a:lumOff val="80000"/>
                  </a:schemeClr>
                </a:solidFill>
                <a:round/>
              </a:ln>
              <a:effectLst/>
            </c:spPr>
            <c:extLst>
              <c:ext xmlns:c16="http://schemas.microsoft.com/office/drawing/2014/chart" uri="{C3380CC4-5D6E-409C-BE32-E72D297353CC}">
                <c16:uniqueId val="{0000000A-DE1B-4125-86A6-40630C19FA9E}"/>
              </c:ext>
            </c:extLst>
          </c:dPt>
          <c:dPt>
            <c:idx val="5"/>
            <c:invertIfNegative val="0"/>
            <c:bubble3D val="0"/>
            <c:spPr>
              <a:solidFill>
                <a:schemeClr val="accent6">
                  <a:lumMod val="50000"/>
                </a:schemeClr>
              </a:solidFill>
              <a:ln w="0">
                <a:solidFill>
                  <a:schemeClr val="accent1">
                    <a:lumMod val="20000"/>
                    <a:lumOff val="80000"/>
                  </a:schemeClr>
                </a:solidFill>
                <a:round/>
              </a:ln>
              <a:effectLst/>
            </c:spPr>
            <c:extLst>
              <c:ext xmlns:c16="http://schemas.microsoft.com/office/drawing/2014/chart" uri="{C3380CC4-5D6E-409C-BE32-E72D297353CC}">
                <c16:uniqueId val="{0000000C-DE1B-4125-86A6-40630C19FA9E}"/>
              </c:ext>
            </c:extLst>
          </c:dPt>
          <c:dPt>
            <c:idx val="6"/>
            <c:invertIfNegative val="0"/>
            <c:bubble3D val="0"/>
            <c:spPr>
              <a:solidFill>
                <a:schemeClr val="accent6">
                  <a:lumMod val="50000"/>
                </a:schemeClr>
              </a:solidFill>
              <a:ln w="0">
                <a:solidFill>
                  <a:schemeClr val="accent1">
                    <a:lumMod val="20000"/>
                    <a:lumOff val="80000"/>
                  </a:schemeClr>
                </a:solidFill>
                <a:round/>
              </a:ln>
              <a:effectLst/>
            </c:spPr>
            <c:extLst>
              <c:ext xmlns:c16="http://schemas.microsoft.com/office/drawing/2014/chart" uri="{C3380CC4-5D6E-409C-BE32-E72D297353CC}">
                <c16:uniqueId val="{0000000E-DE1B-4125-86A6-40630C19FA9E}"/>
              </c:ext>
            </c:extLst>
          </c:dPt>
          <c:dPt>
            <c:idx val="7"/>
            <c:invertIfNegative val="0"/>
            <c:bubble3D val="0"/>
            <c:spPr>
              <a:solidFill>
                <a:schemeClr val="accent6">
                  <a:lumMod val="50000"/>
                </a:schemeClr>
              </a:solidFill>
              <a:ln w="0">
                <a:solidFill>
                  <a:schemeClr val="accent1">
                    <a:lumMod val="20000"/>
                    <a:lumOff val="80000"/>
                  </a:schemeClr>
                </a:solidFill>
                <a:round/>
              </a:ln>
              <a:effectLst/>
            </c:spPr>
            <c:extLst>
              <c:ext xmlns:c16="http://schemas.microsoft.com/office/drawing/2014/chart" uri="{C3380CC4-5D6E-409C-BE32-E72D297353CC}">
                <c16:uniqueId val="{00000010-DE1B-4125-86A6-40630C19FA9E}"/>
              </c:ext>
            </c:extLst>
          </c:dPt>
          <c:cat>
            <c:strRef>
              <c:f>Cronograma!$B$3:$B$13</c:f>
              <c:strCache>
                <c:ptCount val="11"/>
                <c:pt idx="0">
                  <c:v>Actividad 1</c:v>
                </c:pt>
                <c:pt idx="1">
                  <c:v>Actividad 2</c:v>
                </c:pt>
                <c:pt idx="2">
                  <c:v>Actividad 3</c:v>
                </c:pt>
                <c:pt idx="3">
                  <c:v>Actividad 4</c:v>
                </c:pt>
                <c:pt idx="4">
                  <c:v>Actividad 5</c:v>
                </c:pt>
                <c:pt idx="5">
                  <c:v>Actividad 6</c:v>
                </c:pt>
                <c:pt idx="6">
                  <c:v>Actividad 7</c:v>
                </c:pt>
                <c:pt idx="7">
                  <c:v>Actividad 8</c:v>
                </c:pt>
                <c:pt idx="8">
                  <c:v>Actividad 9</c:v>
                </c:pt>
                <c:pt idx="9">
                  <c:v>Actividad 10</c:v>
                </c:pt>
                <c:pt idx="10">
                  <c:v>Actividad 11</c:v>
                </c:pt>
              </c:strCache>
            </c:strRef>
          </c:cat>
          <c:val>
            <c:numRef>
              <c:f>Cronograma!$D$3:$D$13</c:f>
              <c:numCache>
                <c:formatCode>General</c:formatCode>
                <c:ptCount val="11"/>
                <c:pt idx="0">
                  <c:v>30</c:v>
                </c:pt>
                <c:pt idx="1">
                  <c:v>30</c:v>
                </c:pt>
                <c:pt idx="2">
                  <c:v>30</c:v>
                </c:pt>
                <c:pt idx="3">
                  <c:v>20</c:v>
                </c:pt>
                <c:pt idx="4">
                  <c:v>60</c:v>
                </c:pt>
                <c:pt idx="5">
                  <c:v>30</c:v>
                </c:pt>
                <c:pt idx="6">
                  <c:v>70</c:v>
                </c:pt>
                <c:pt idx="7">
                  <c:v>40</c:v>
                </c:pt>
                <c:pt idx="8">
                  <c:v>70</c:v>
                </c:pt>
                <c:pt idx="9">
                  <c:v>90</c:v>
                </c:pt>
                <c:pt idx="10">
                  <c:v>330</c:v>
                </c:pt>
              </c:numCache>
            </c:numRef>
          </c:val>
          <c:extLst>
            <c:ext xmlns:c16="http://schemas.microsoft.com/office/drawing/2014/chart" uri="{C3380CC4-5D6E-409C-BE32-E72D297353CC}">
              <c16:uniqueId val="{00000011-DE1B-4125-86A6-40630C19FA9E}"/>
            </c:ext>
          </c:extLst>
        </c:ser>
        <c:dLbls>
          <c:showLegendKey val="0"/>
          <c:showVal val="0"/>
          <c:showCatName val="0"/>
          <c:showSerName val="0"/>
          <c:showPercent val="0"/>
          <c:showBubbleSize val="0"/>
        </c:dLbls>
        <c:gapWidth val="150"/>
        <c:overlap val="100"/>
        <c:axId val="1792246992"/>
        <c:axId val="1792244112"/>
      </c:barChart>
      <c:catAx>
        <c:axId val="1792246992"/>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CO"/>
          </a:p>
        </c:txPr>
        <c:crossAx val="1792244112"/>
        <c:crosses val="autoZero"/>
        <c:auto val="1"/>
        <c:lblAlgn val="ctr"/>
        <c:lblOffset val="100"/>
        <c:noMultiLvlLbl val="0"/>
      </c:catAx>
      <c:valAx>
        <c:axId val="1792244112"/>
        <c:scaling>
          <c:orientation val="minMax"/>
          <c:max val="46362"/>
          <c:min val="46062"/>
        </c:scaling>
        <c:delete val="0"/>
        <c:axPos val="t"/>
        <c:majorGridlines>
          <c:spPr>
            <a:ln w="25400" cap="flat" cmpd="dbl" algn="ctr">
              <a:solidFill>
                <a:srgbClr val="002060"/>
              </a:solidFill>
              <a:prstDash val="sysDot"/>
              <a:round/>
            </a:ln>
            <a:effectLst/>
          </c:spPr>
        </c:majorGridlines>
        <c:numFmt formatCode="d\-mmm" sourceLinked="1"/>
        <c:majorTickMark val="none"/>
        <c:minorTickMark val="none"/>
        <c:tickLblPos val="nextTo"/>
        <c:spPr>
          <a:noFill/>
          <a:ln>
            <a:noFill/>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s-CO"/>
          </a:p>
        </c:txPr>
        <c:crossAx val="1792246992"/>
        <c:crosses val="autoZero"/>
        <c:crossBetween val="between"/>
        <c:majorUnit val="32"/>
        <c:minorUnit val="6"/>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s-CO"/>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5BDB27AF1A6EC4C99611A7AD03A3206" ma:contentTypeVersion="18" ma:contentTypeDescription="Crear nuevo documento." ma:contentTypeScope="" ma:versionID="56de9a8de695fa7f309cf2eb59d05ef4">
  <xsd:schema xmlns:xsd="http://www.w3.org/2001/XMLSchema" xmlns:xs="http://www.w3.org/2001/XMLSchema" xmlns:p="http://schemas.microsoft.com/office/2006/metadata/properties" xmlns:ns3="ed1181c6-4963-4f9c-a6e4-d7efb21233a0" xmlns:ns4="152b35e6-23a1-4beb-a1fd-2689778f6058" targetNamespace="http://schemas.microsoft.com/office/2006/metadata/properties" ma:root="true" ma:fieldsID="cae7528616b6d30ad4c29b83143ea2c0" ns3:_="" ns4:_="">
    <xsd:import namespace="ed1181c6-4963-4f9c-a6e4-d7efb21233a0"/>
    <xsd:import namespace="152b35e6-23a1-4beb-a1fd-2689778f605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ServiceOCR" minOccurs="0"/>
                <xsd:element ref="ns4:MediaLengthInSeconds" minOccurs="0"/>
                <xsd:element ref="ns4:MediaServiceAutoKeyPoints" minOccurs="0"/>
                <xsd:element ref="ns4:MediaServiceKeyPoints" minOccurs="0"/>
                <xsd:element ref="ns4:_activity" minOccurs="0"/>
                <xsd:element ref="ns4:MediaServiceObjectDetectorVersions" minOccurs="0"/>
                <xsd:element ref="ns4:MediaServiceLocation"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1181c6-4963-4f9c-a6e4-d7efb21233a0"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SharingHintHash" ma:index="10" nillable="true" ma:displayName="Hash de la sugerencia para comparti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2b35e6-23a1-4beb-a1fd-2689778f605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152b35e6-23a1-4beb-a1fd-2689778f605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b:Source>
    <b:Tag>Men90</b:Tag>
    <b:SourceType>JournalArticle</b:SourceType>
    <b:Guid>{730FD2E1-9B60-4C43-84BA-17047ACBCB58}</b:Guid>
    <b:Author>
      <b:Author>
        <b:NameList>
          <b:Person>
            <b:Last>Mendo</b:Last>
            <b:First>Concepción</b:First>
          </b:Person>
        </b:NameList>
      </b:Author>
    </b:Author>
    <b:Title>La industria del cuero en la Villa y tierra de Madrid a finales de la Edad Media</b:Title>
    <b:JournalName>Espacio Tiempo y Forma. Serie III, Historia Medieval</b:JournalName>
    <b:Year>1990</b:Year>
    <b:Pages>181-21</b:Pages>
    <b:RefOrder>1</b:RefOrder>
  </b:Source>
  <b:Source>
    <b:Tag>Red12</b:Tag>
    <b:SourceType>JournalArticle</b:SourceType>
    <b:Guid>{E0699824-FB06-4340-8710-05C3B9D1973F}</b:Guid>
    <b:Title>The challenges of the leather industry</b:Title>
    <b:Year>2012</b:Year>
    <b:Author>
      <b:Author>
        <b:NameList>
          <b:Person>
            <b:Last>Redwood</b:Last>
            <b:First>Michael</b:First>
          </b:Person>
        </b:NameList>
      </b:Author>
    </b:Author>
    <b:JournalName>Journal of the Society of Leather Technologists and Chemists</b:JournalName>
    <b:Pages>179-182</b:Pages>
    <b:Volume>92</b:Volume>
    <b:Issue>2</b:Issue>
    <b:RefOrder>2</b:RefOrder>
  </b:Source>
  <b:Source>
    <b:Tag>Dep04</b:Tag>
    <b:SourceType>BookSection</b:SourceType>
    <b:Guid>{5FC0D674-6E61-104E-89C1-D5DC9F3CF3B7}</b:Guid>
    <b:Title>Cuero, calzado e industria marroquinera</b:Title>
    <b:Year>2004</b:Year>
    <b:Pages>155-172</b:Pages>
    <b:Author>
      <b:Author>
        <b:Corporate>Departamento Nacional de Planeación</b:Corporate>
      </b:Author>
    </b:Author>
    <b:BookTitle>Cadenas Productivas. Estructura, comercio internacional y protección</b:BookTitle>
    <b:RefOrder>3</b:RefOrder>
  </b:Source>
  <b:Source>
    <b:Tag>OCD22</b:Tag>
    <b:SourceType>Report</b:SourceType>
    <b:Guid>{D672F5C7-DA5C-4CFC-A930-BC060D331259}</b:Guid>
    <b:Title>Conducta empresarial responsable en el sector textil y del calzado en América Latina y el Caribe</b:Title>
    <b:Year>2022</b:Year>
    <b:Author>
      <b:Author>
        <b:NameList>
          <b:Person>
            <b:Last>OCDE</b:Last>
          </b:Person>
        </b:NameList>
      </b:Author>
    </b:Author>
    <b:RefOrder>4</b:RefOrder>
  </b:Source>
  <b:Source>
    <b:Tag>Bar20</b:Tag>
    <b:SourceType>JournalArticle</b:SourceType>
    <b:Guid>{7BEFBEE7-B311-5241-8E0A-25043D7B2796}</b:Guid>
    <b:Title>Sobre la eficiencia de la industria del cuero en los sectores de calzado y marroquinería en Colombia</b:Title>
    <b:Year>2020</b:Year>
    <b:Author>
      <b:Author>
        <b:NameList>
          <b:Person>
            <b:Last>Barrientos</b:Last>
            <b:First>Jorge</b:First>
          </b:Person>
          <b:Person>
            <b:Last>Tobón</b:Last>
            <b:First>David</b:First>
          </b:Person>
          <b:Person>
            <b:Last>Gutiérrez</b:Last>
            <b:First>David</b:First>
          </b:Person>
        </b:NameList>
      </b:Author>
    </b:Author>
    <b:JournalName>Revista Universidad y Empresa</b:JournalName>
    <b:Pages>131-159</b:Pages>
    <b:Volume>22</b:Volume>
    <b:Issue>38</b:Issue>
    <b:RefOrder>5</b:RefOrder>
  </b:Source>
  <b:Source>
    <b:Tag>Qui20</b:Tag>
    <b:SourceType>DocumentFromInternetSite</b:SourceType>
    <b:Guid>{99054DD6-B85C-534E-820B-E82C3EF4AF03}</b:Guid>
    <b:Author>
      <b:Author>
        <b:NameList>
          <b:Person>
            <b:Last>Quintero</b:Last>
            <b:First>Yakeline</b:First>
          </b:Person>
        </b:NameList>
      </b:Author>
    </b:Author>
    <b:Title>Cadenas globales de valor en Colombia: un análisis desde el sector cuero, calzado y marroquinería</b:Title>
    <b:Year>2020</b:Year>
    <b:URL>https://ciencia.lasalle.edu.co/economia/1649</b:URL>
    <b:RefOrder>6</b:RefOrder>
  </b:Source>
  <b:Source>
    <b:Tag>Uri06</b:Tag>
    <b:SourceType>JournalArticle</b:SourceType>
    <b:Guid>{1CDE64BC-BDDE-9343-B945-527307A814C1}</b:Guid>
    <b:Author>
      <b:Author>
        <b:NameList>
          <b:Person>
            <b:Last>Uribe</b:Last>
            <b:First>Carlos</b:First>
            <b:Middle>Mario</b:Middle>
          </b:Person>
        </b:NameList>
      </b:Author>
    </b:Author>
    <b:Title>Atributos característicos de las marcas de bienes de lujo</b:Title>
    <b:JournalName>AD-minister</b:JournalName>
    <b:Year>2006</b:Year>
    <b:Pages>27-50</b:Pages>
    <b:RefOrder>7</b:RefOrder>
  </b:Source>
  <b:Source>
    <b:Tag>Lim12</b:Tag>
    <b:SourceType>JournalArticle</b:SourceType>
    <b:Guid>{1144ADAA-66C8-C546-8D39-AA471771AEF9}</b:Guid>
    <b:Author>
      <b:Author>
        <b:NameList>
          <b:Person>
            <b:Last>Lim</b:Last>
            <b:First>Weng</b:First>
            <b:Middle>Marc</b:Middle>
          </b:Person>
          <b:Person>
            <b:Last>Ting</b:Last>
            <b:First>Ding</b:First>
            <b:Middle>Hooi</b:Middle>
          </b:Person>
          <b:Person>
            <b:Last>Khoo</b:Last>
            <b:First>Pei</b:First>
            <b:Middle>Theng</b:Middle>
          </b:Person>
          <b:Person>
            <b:Last>Wong</b:Last>
            <b:First>Wei</b:First>
            <b:Middle>Yi</b:Middle>
          </b:Person>
        </b:NameList>
      </b:Author>
    </b:Author>
    <b:Title>Understanding consumer values and socialization — a case of luxury products.</b:Title>
    <b:JournalName>Management &amp; Marketing Challenges for the Knowledge Society</b:JournalName>
    <b:Year>2012</b:Year>
    <b:Pages>209-220</b:Pages>
    <b:Volume>7</b:Volume>
    <b:Issue>2</b:Issue>
    <b:RefOrder>8</b:RefOrder>
  </b:Source>
  <b:Source>
    <b:Tag>Joh18</b:Tag>
    <b:SourceType>JournalArticle</b:SourceType>
    <b:Guid>{E5E24030-E90A-7248-B7DA-1E7994128A8E}</b:Guid>
    <b:Author>
      <b:Author>
        <b:NameList>
          <b:Person>
            <b:Last>Johnson</b:Last>
            <b:First>Catherine</b:First>
          </b:Person>
          <b:Person>
            <b:Last>Tariq</b:Last>
            <b:First>Ayesha</b:First>
          </b:Person>
        </b:NameList>
      </b:Author>
    </b:Author>
    <b:Title>From Gucci to green bags: conspicuous consumption as a signal for pro-social behavior</b:Title>
    <b:JournalName>The Journal of Marketing Theory and Practice</b:JournalName>
    <b:Year>2018</b:Year>
    <b:Pages>339-356</b:Pages>
    <b:Volume>6</b:Volume>
    <b:Issue>4</b:Issue>
    <b:RefOrder>9</b:RefOrder>
  </b:Source>
  <b:Source>
    <b:Tag>Mar20</b:Tag>
    <b:SourceType>Report</b:SourceType>
    <b:Guid>{32D2A2AE-4CCE-7247-8BB5-77E6E390323F}</b:Guid>
    <b:Author>
      <b:Author>
        <b:NameList>
          <b:Person>
            <b:Last>Martínez</b:Last>
            <b:First>María</b:First>
            <b:Middle>del Pilar</b:Middle>
          </b:Person>
        </b:NameList>
      </b:Author>
    </b:Author>
    <b:Title>Análisis bibliométrico sobre el consumo conspicuo en los últimos veinte años</b:Title>
    <b:Year>2020</b:Year>
    <b:RefOrder>10</b:RefOrder>
  </b:Source>
  <b:Source>
    <b:Tag>Fra10</b:Tag>
    <b:SourceType>Report</b:SourceType>
    <b:Guid>{A69344B0-9F8D-824D-943A-B8FB64FD37D4}</b:Guid>
    <b:Author>
      <b:Author>
        <b:NameList>
          <b:Person>
            <b:Last>Franco</b:Last>
            <b:First>José</b:First>
            <b:Middle>Ricardo</b:Middle>
          </b:Person>
        </b:NameList>
      </b:Author>
    </b:Author>
    <b:Title>Consumo conspicuo: construcción de identidades entre adolescentes de sectores de bajos ingresos</b:Title>
    <b:Year>2010</b:Year>
    <b:RefOrder>11</b:RefOrder>
  </b:Source>
  <b:Source>
    <b:Tag>Ton23</b:Tag>
    <b:SourceType>JournalArticle</b:SourceType>
    <b:Guid>{1A33CC2A-25D7-3B45-90B5-0537FE0CCCD9}</b:Guid>
    <b:Author>
      <b:Author>
        <b:NameList>
          <b:Person>
            <b:Last>Tong</b:Last>
            <b:First>Liu</b:First>
          </b:Person>
          <b:Person>
            <b:Last>Quintero</b:Last>
            <b:First>Carolina</b:First>
          </b:Person>
          <b:Person>
            <b:Last>Huang</b:Last>
            <b:First>Wen-Chieh</b:First>
          </b:Person>
        </b:NameList>
      </b:Author>
    </b:Author>
    <b:Title>Measuring consumers’ dominant value perceptions to determine their purchase intention of luxury fashion consumption</b:Title>
    <b:JournalName>Cogent Business &amp; Management</b:JournalName>
    <b:Year>2023</b:Year>
    <b:Month>octubre</b:Month>
    <b:RefOrder>12</b:RefOrder>
  </b:Source>
  <b:Source>
    <b:Tag>Asc14</b:Tag>
    <b:SourceType>Report</b:SourceType>
    <b:Guid>{E17A48BE-22DE-487C-BB14-BD4F708434DD}</b:Guid>
    <b:Title>Estudio de los factores que afectan el proceso de toma de decisiones de compra en el segmento de la marroquinería de lujo con cueros exóticos</b:Title>
    <b:Year>2014</b:Year>
    <b:Author>
      <b:Author>
        <b:NameList>
          <b:Person>
            <b:Last>Ascátegui</b:Last>
            <b:First>María</b:First>
            <b:Middle>Lucía</b:Middle>
          </b:Person>
          <b:Person>
            <b:Last>Peláez</b:Last>
            <b:First>Tatiana</b:First>
          </b:Person>
        </b:NameList>
      </b:Author>
    </b:Author>
    <b:City>Bogotá</b:City>
    <b:RefOrder>13</b:RefOrder>
  </b:Source>
  <b:Source>
    <b:Tag>Veb99</b:Tag>
    <b:SourceType>Book</b:SourceType>
    <b:Guid>{72174499-9A26-7745-AAF4-E32EB201354F}</b:Guid>
    <b:Author>
      <b:Author>
        <b:NameList>
          <b:Person>
            <b:Last>Veblen</b:Last>
            <b:First>Thorstein</b:First>
          </b:Person>
        </b:NameList>
      </b:Author>
    </b:Author>
    <b:Title>Teoría de la Clase Ociosa</b:Title>
    <b:Publisher>Alianza Editorial</b:Publisher>
    <b:Year>1899</b:Year>
    <b:RefOrder>14</b:RefOrder>
  </b:Source>
  <b:Source>
    <b:Tag>Fra101</b:Tag>
    <b:SourceType>Report</b:SourceType>
    <b:Guid>{6F74C031-593B-E246-851D-5021451F3C22}</b:Guid>
    <b:Title>Consumo conspicuo: construcción de identidades sociales entre adolescentes de sectores de bajos ingresos</b:Title>
    <b:Year>2010</b:Year>
    <b:Author>
      <b:Author>
        <b:NameList>
          <b:Person>
            <b:Last>Franco</b:Last>
            <b:First>José</b:First>
            <b:Middle>Ricardo</b:Middle>
          </b:Person>
        </b:NameList>
      </b:Author>
    </b:Author>
    <b:City>Bogotá</b:City>
    <b:Institution>Universidad de los Andes</b:Institution>
    <b:RefOrder>15</b:RefOrder>
  </b:Source>
  <b:Source>
    <b:Tag>Alc24</b:Tag>
    <b:SourceType>InternetSite</b:SourceType>
    <b:Guid>{E5494532-6627-4B77-9C83-43CE5162F443}</b:Guid>
    <b:Title>Filosofia i Pensament</b:Title>
    <b:Year>2024</b:Year>
    <b:Author>
      <b:Author>
        <b:NameList>
          <b:Person>
            <b:Last>Alcoberro</b:Last>
            <b:First>Ramon</b:First>
          </b:Person>
        </b:NameList>
      </b:Author>
    </b:Author>
    <b:Month>mayo</b:Month>
    <b:Day>21</b:Day>
    <b:MonthAccessed>mayo</b:MonthAccessed>
    <b:ShortTitle>Introducción a Max Weber</b:ShortTitle>
    <b:URL>http://www.alcoberro.info/</b:URL>
    <b:RefOrder>16</b:RefOrder>
  </b:Source>
  <b:Source>
    <b:Tag>Alv16</b:Tag>
    <b:SourceType>Report</b:SourceType>
    <b:Guid>{EBBC875E-9290-4074-8907-203CAC5C5170}</b:Guid>
    <b:Title>Fatores que influenciam os jovenes universitários a ter uma melhor posição social por meio do materialismo eo consumo de estado</b:Title>
    <b:Year>2016</b:Year>
    <b:Author>
      <b:Author>
        <b:NameList>
          <b:Person>
            <b:Last>Alves</b:Last>
            <b:First>Luciano</b:First>
          </b:Person>
        </b:NameList>
      </b:Author>
    </b:Author>
    <b:RefOrder>17</b:RefOrder>
  </b:Source>
  <b:Source>
    <b:Tag>Kas10</b:Tag>
    <b:SourceType>Report</b:SourceType>
    <b:Guid>{28EA9A9A-B0F3-D046-A89D-26E87AFC4B29}</b:Guid>
    <b:Author>
      <b:Author>
        <b:NameList>
          <b:Person>
            <b:Last>Kastanakis</b:Last>
            <b:First>Minas</b:First>
            <b:Middle>N.</b:Middle>
          </b:Person>
        </b:NameList>
      </b:Author>
    </b:Author>
    <b:Title>Explaining variation in luxury consumption</b:Title>
    <b:Publisher>Unpublished Doctoral thesis</b:Publisher>
    <b:Year>2010</b:Year>
    <b:Institution>City University of London</b:Institution>
    <b:RefOrder>18</b:RefOrder>
  </b:Source>
  <b:Source>
    <b:Tag>Mar00</b:Tag>
    <b:SourceType>JournalArticle</b:SourceType>
    <b:Guid>{DDF2E861-78D9-4391-8E91-825EDCFAAFC4}</b:Guid>
    <b:Title>Simmel y la cultura del consumo</b:Title>
    <b:Year>2000</b:Year>
    <b:JournalName>Reis: Revista Española de Investigaciones Sociológicas</b:JournalName>
    <b:Pages>183-218</b:Pages>
    <b:Author>
      <b:Author>
        <b:NameList>
          <b:Person>
            <b:Last>Marinas</b:Last>
            <b:First>José</b:First>
            <b:Middle>Miguel</b:Middle>
          </b:Person>
        </b:NameList>
      </b:Author>
    </b:Author>
    <b:Issue>89</b:Issue>
    <b:DOI>https://doi.org/10.2307/40184230</b:DOI>
    <b:RefOrder>19</b:RefOrder>
  </b:Source>
  <b:Source>
    <b:Tag>SIC21</b:Tag>
    <b:SourceType>DocumentFromInternetSite</b:SourceType>
    <b:Guid>{CE4138DC-57E2-46ED-A98C-EA2517C95FFE}</b:Guid>
    <b:Year>2021</b:Year>
    <b:Author>
      <b:Author>
        <b:Corporate>SICEX</b:Corporate>
      </b:Author>
    </b:Author>
    <b:InternetSiteTitle>Industria del cuero: gran potencial y escalabilidad en el mercado</b:InternetSiteTitle>
    <b:Month>Agosto</b:Month>
    <b:Day>30</b:Day>
    <b:URL>https://sicex.com/blog/industria-del-cuero-en-colombia/</b:URL>
    <b:RefOrder>20</b:RefOrder>
  </b:Source>
  <b:Source>
    <b:Tag>Min22</b:Tag>
    <b:SourceType>DocumentFromInternetSite</b:SourceType>
    <b:Guid>{7334512B-3696-40C4-B43E-E0AF8B70667A}</b:Guid>
    <b:Author>
      <b:Author>
        <b:Corporate>Ministerio de Comercio, Industria y Turismo</b:Corporate>
      </b:Author>
    </b:Author>
    <b:Year>2022</b:Year>
    <b:Month>Febrero</b:Month>
    <b:Day>8</b:Day>
    <b:URL>https://www.mincit.gov.co/prensa/noticias/industria/crecen-exportaciones-cuero-calzado-y-marroquineria</b:URL>
    <b:RefOrder>21</b:RefOrder>
  </b:Source>
  <b:Source>
    <b:Tag>Tur07</b:Tag>
    <b:SourceType>JournalArticle</b:SourceType>
    <b:Guid>{1CA44050-247E-4B5C-9424-18EA0FF49F88}</b:Guid>
    <b:Title>Marroquinería del carriel antioqueño en el municipio de Envigado, Colombia</b:Title>
    <b:Year>2007</b:Year>
    <b:URL>https://bibliotecadigital.udea.edu.co/bitstream/10495/8231/1/TurbaySandra_2007_Marroquiner%c3%adaCarrielAntioque%c3%b1o.pdf</b:URL>
    <b:Author>
      <b:Author>
        <b:NameList>
          <b:Person>
            <b:Last>Turbay Ceballos</b:Last>
            <b:First>Sandra</b:First>
            <b:Middle>María</b:Middle>
          </b:Person>
        </b:NameList>
      </b:Author>
    </b:Author>
    <b:JournalName>Revista Artesanías de América</b:JournalName>
    <b:Pages>83-102</b:Pages>
    <b:RefOrder>22</b:RefOrder>
  </b:Source>
  <b:Source>
    <b:Tag>Hel07</b:Tag>
    <b:SourceType>JournalArticle</b:SourceType>
    <b:Guid>{1A2CFD19-AA20-48C7-A3C8-8B24C7FF1D7E}</b:Guid>
    <b:Title>El consumo como cultura. Una perspectiva teórica sistémica</b:Title>
    <b:Year>2007</b:Year>
    <b:URL>https://www.jstor.org/stable/40421106</b:URL>
    <b:Author>
      <b:Author>
        <b:NameList>
          <b:Person>
            <b:Last>Hellmann</b:Last>
            <b:First>Kai-Uwe</b:First>
          </b:Person>
        </b:NameList>
      </b:Author>
    </b:Author>
    <b:Pages>709-729</b:Pages>
    <b:Volume>25</b:Volume>
    <b:Issue>75</b:Issue>
    <b:RefOrder>23</b:RefOrder>
  </b:Source>
  <b:Source>
    <b:Tag>Reg00</b:Tag>
    <b:SourceType>Book</b:SourceType>
    <b:Guid>{47FD6128-270A-4CF0-A7DF-9FEC54D18599}</b:Guid>
    <b:Author>
      <b:Author>
        <b:NameList>
          <b:Person>
            <b:Last>Reguillo</b:Last>
            <b:First>Rossana</b:First>
          </b:Person>
        </b:NameList>
      </b:Author>
    </b:Author>
    <b:Title>Emergencia de culturas juveniles. Estrategias del desencanto</b:Title>
    <b:Year>2000</b:Year>
    <b:City>Bogotá</b:City>
    <b:Publisher>Grupo Editorial Norma</b:Publisher>
    <b:RefOrder>24</b:RefOrder>
  </b:Source>
  <b:Source>
    <b:Tag>Dep23</b:Tag>
    <b:SourceType>DocumentFromInternetSite</b:SourceType>
    <b:Guid>{24566BF6-A07B-435E-9806-BD6C8B7C1642}</b:Guid>
    <b:Title>Departamento Nacional de Planeación</b:Title>
    <b:Year>2023</b:Year>
    <b:Author>
      <b:Author>
        <b:Corporate>Departamento Nacional de Planeación</b:Corporate>
      </b:Author>
    </b:Author>
    <b:InternetSiteTitle>Departamento Nacional de Planeación</b:InternetSiteTitle>
    <b:Month>noviembre</b:Month>
    <b:Day>20</b:Day>
    <b:URL>https://colaboracion.dnp.gov.co/cdt/desarrollo%20empresarial/cueros.pdf</b:URL>
    <b:RefOrder>25</b:RefOrder>
  </b:Source>
  <b:Source>
    <b:Tag>Min20</b:Tag>
    <b:SourceType>DocumentFromInternetSite</b:SourceType>
    <b:Guid>{14BC7C9A-B81E-49B2-A1EE-D0EB7EB17EFD}</b:Guid>
    <b:Title>Textil, Cuero, Confección y Diseño de Moda</b:Title>
    <b:Year>2020</b:Year>
    <b:Author>
      <b:Author>
        <b:Corporate>Ministerio de Educación</b:Corporate>
      </b:Author>
    </b:Author>
    <b:URL>https://www.colombiaaprende.edu.co/sites/default/files/files_public/2021-12/caracterizacion-sector-moda.pdf</b:URL>
    <b:RefOrder>26</b:RefOrder>
  </b:Source>
  <b:Source>
    <b:Tag>Pro24</b:Tag>
    <b:SourceType>DocumentFromInternetSite</b:SourceType>
    <b:Guid>{8E26D5E2-63EE-4761-B240-050635BAD443}</b:Guid>
    <b:Title>Procolombia</b:Title>
    <b:Year>2024</b:Year>
    <b:Author>
      <b:Author>
        <b:NameList>
          <b:Person>
            <b:Last>Procolombia</b:Last>
          </b:Person>
        </b:NameList>
      </b:Author>
    </b:Author>
    <b:Month>Febrero</b:Month>
    <b:Day>2</b:Day>
    <b:URL>https://procolombia.co/sala-de-prensa/noticias/compradores-de-14-paises-buscan-marroquineria-y-calzado-en-colombia#:~:text=Las%20exportaciones%20de%20cuero%20en,Rica%2C%20Ecuador%20y%20Estados%20Unidos.</b:URL>
    <b:RefOrder>27</b:RefOrder>
  </b:Source>
  <b:Source>
    <b:Tag>Osi06</b:Tag>
    <b:SourceType>BookSection</b:SourceType>
    <b:Guid>{688D188F-324E-DA45-B847-2368A8A3A3D9}</b:Guid>
    <b:Author>
      <b:Author>
        <b:NameList>
          <b:Person>
            <b:Last>Osinsky</b:Last>
            <b:First>Debra</b:First>
          </b:Person>
          <b:Person>
            <b:Last>Baker</b:Last>
            <b:First>Dean</b:First>
            <b:Middle>B</b:Middle>
          </b:Person>
          <b:Person>
            <b:Last>Braid</b:Last>
            <b:First>P.E</b:First>
          </b:Person>
          <b:Person>
            <b:Last>Conradi</b:Last>
            <b:First>F.L</b:First>
          </b:Person>
          <b:Person>
            <b:Last>Portich</b:Last>
            <b:First>Paulo</b:First>
          </b:Person>
          <b:Person>
            <b:Last>Stern</b:Last>
            <b:First>Frank</b:First>
            <b:Middle>B</b:Middle>
          </b:Person>
          <b:Person>
            <b:Last>Spiegel</b:Last>
            <b:First>Jerry</b:First>
          </b:Person>
        </b:NameList>
      </b:Author>
    </b:Author>
    <b:Title>Cuero, pieles y calzado</b:Title>
    <b:Publisher>Organización Internacional del Trabajo (OIT)</b:Publisher>
    <b:Year>2006</b:Year>
    <b:RefOrder>28</b:RefOrder>
  </b:Source>
  <b:Source>
    <b:Tag>Gobsf</b:Tag>
    <b:SourceType>DocumentFromInternetSite</b:SourceType>
    <b:Guid>{9FC36485-D7E0-4C7B-BA56-97871F688913}</b:Guid>
    <b:Title>Artesanías de Colombia</b:Title>
    <b:Year>s.f.</b:Year>
    <b:Author>
      <b:Author>
        <b:Corporate>Gobierno de Colombia Mincomercio</b:Corporate>
      </b:Author>
    </b:Author>
    <b:URL>https://repositorio.artesaniasdecolombia.com.co/bitstream/001/6336/1/INST-D%202020.%20376.pdf</b:URL>
    <b:RefOrder>29</b:RefOrder>
  </b:Source>
  <b:Source>
    <b:Tag>Mur24</b:Tag>
    <b:SourceType>Report</b:SourceType>
    <b:Guid>{3BF4CD64-2004-4F3E-847B-DDE4991E1F7B}</b:Guid>
    <b:Title>Modelo de negocio para la creación y posicionamiento de una marca de calzado de lujo femenino en cuero en Colombia </b:Title>
    <b:Year>2024</b:Year>
    <b:Author>
      <b:Author>
        <b:NameList>
          <b:Person>
            <b:Last>Murillo</b:Last>
            <b:First>Sergio</b:First>
            <b:Middle>Andres</b:Middle>
          </b:Person>
        </b:NameList>
      </b:Author>
    </b:Author>
    <b:Publisher>Universidad Autónoma de Bucaramanga </b:Publisher>
    <b:City>Bucaramanga </b:City>
    <b:RefOrder>30</b:RefOrder>
  </b:Source>
  <b:Source>
    <b:Tag>Her12</b:Tag>
    <b:SourceType>JournalArticle</b:SourceType>
    <b:Guid>{C11BDC58-9F11-49EF-A6A6-E8014EA646A4}</b:Guid>
    <b:Author>
      <b:Author>
        <b:NameList>
          <b:Person>
            <b:Last>Hernández</b:Last>
            <b:First>Asunción</b:First>
          </b:Person>
        </b:NameList>
      </b:Author>
    </b:Author>
    <b:Title>El valor percibido por el consumidor: conceptualización y variables relacionadas. Camino para el éxito de un negocio</b:Title>
    <b:Year>2012</b:Year>
    <b:Volume>1</b:Volume>
    <b:JournalName>3c Empresa: investigación y pensamiento crítico</b:JournalName>
    <b:Issue>4</b:Issue>
    <b:RefOrder>31</b:RefOrder>
  </b:Source>
  <b:Source>
    <b:Tag>Lip06</b:Tag>
    <b:SourceType>Book</b:SourceType>
    <b:Guid>{3530CDFC-B78B-458A-9D43-0D9A67EEBD9E}</b:Guid>
    <b:Author>
      <b:Author>
        <b:NameList>
          <b:Person>
            <b:Last>Lipovetsky</b:Last>
            <b:First>Gilles</b:First>
          </b:Person>
          <b:Person>
            <b:Last>Roux</b:Last>
            <b:First>Elyette</b:First>
          </b:Person>
        </b:NameList>
      </b:Author>
    </b:Author>
    <b:Title>El lujo eterno. De la era de lo sagrado al tiempo de las marcas</b:Title>
    <b:Year>2006</b:Year>
    <b:Publisher>Editorial Anagrama</b:Publisher>
    <b:RefOrder>32</b:RefOrder>
  </b:Source>
  <b:Source>
    <b:Tag>UIS15</b:Tag>
    <b:SourceType>DocumentFromInternetSite</b:SourceType>
    <b:Guid>{B7ED3100-58E1-4B8E-9A57-83671325BEE7}</b:Guid>
    <b:Title>Factores que influyen en la calidad de la educación superior en América Latina y el Caribe</b:Title>
    <b:Year>2015</b:Year>
    <b:Author>
      <b:Author>
        <b:NameList>
          <b:Person>
            <b:Last>UNESCO</b:Last>
            <b:First>UIS</b:First>
          </b:Person>
        </b:NameList>
      </b:Author>
    </b:Author>
    <b:URL>https://uis.unesco.org/sites/default/files/documents/f_unesco1015_brochure_web_sp.pdf</b:URL>
    <b:RefOrder>33</b:RefOrder>
  </b:Source>
  <b:Source>
    <b:Tag>UNA20</b:Tag>
    <b:SourceType>DocumentFromInternetSite</b:SourceType>
    <b:Guid>{6AC0A95E-9016-4BB6-A7B8-0DD4B129EACB}</b:Guid>
    <b:Author>
      <b:Author>
        <b:Corporate>UNAM</b:Corporate>
      </b:Author>
    </b:Author>
    <b:Title>Transición de la educación media superior a la educación superior: estudio en la UNAM</b:Title>
    <b:InternetSiteTitle>Revista Digital Universitaria</b:InternetSiteTitle>
    <b:Year>2020</b:Year>
    <b:URL>https://www.revista.unam.mx/2021v22n2/transicion_de_la_educacion_media_superior_a_la_educacion_superior_estudio_en_la_unam/</b:URL>
    <b:RefOrder>34</b:RefOrder>
  </b:Source>
  <b:Source>
    <b:Tag>Fin101</b:Tag>
    <b:SourceType>Book</b:SourceType>
    <b:Guid>{9141EB1C-BBBA-4D3B-B420-08D61A852C51}</b:Guid>
    <b:Title>RFID Handbook</b:Title>
    <b:Year>2010</b:Year>
    <b:Author>
      <b:Author>
        <b:NameList>
          <b:Person>
            <b:Last>Finkenzeller</b:Last>
            <b:First>Klaus</b:First>
          </b:Person>
        </b:NameList>
      </b:Author>
    </b:Author>
    <b:City>Chinchester</b:City>
    <b:Publisher>John Wiley &amp; Sons</b:Publisher>
    <b:RefOrder>35</b:RefOrder>
  </b:Source>
  <b:Source>
    <b:Tag>Poz12</b:Tag>
    <b:SourceType>Book</b:SourceType>
    <b:Guid>{2A278AB5-34AB-4157-95FE-78997F08619A}</b:Guid>
    <b:Title>Microwave Engineering</b:Title>
    <b:Year>2012</b:Year>
    <b:City>Hoboken</b:City>
    <b:Publisher>John Wiley &amp; Sons</b:Publisher>
    <b:Author>
      <b:Author>
        <b:NameList>
          <b:Person>
            <b:Last>Pozar</b:Last>
            <b:First>David. M</b:First>
          </b:Person>
        </b:NameList>
      </b:Author>
    </b:Author>
    <b:RefOrder>36</b:RefOrder>
  </b:Source>
  <b:Source>
    <b:Tag>Bal16</b:Tag>
    <b:SourceType>Book</b:SourceType>
    <b:Guid>{96DE19E0-EAF8-46F9-B142-0AC3568F6E26}</b:Guid>
    <b:Title>Antenna Theory</b:Title>
    <b:Year>2016</b:Year>
    <b:City>Hoboken</b:City>
    <b:Publisher>John Wiley &amp; Sons</b:Publisher>
    <b:Author>
      <b:Author>
        <b:NameList>
          <b:Person>
            <b:Last>Balanis</b:Last>
            <b:First>Constatine A.</b:First>
          </b:Person>
        </b:NameList>
      </b:Author>
    </b:Author>
    <b:Edition>4th</b:Edition>
    <b:RefOrder>37</b:RefOrder>
  </b:Source>
  <b:Source>
    <b:Tag>Sad03</b:Tag>
    <b:SourceType>Book</b:SourceType>
    <b:Guid>{E4D4CF18-DFB3-45A9-860B-4CC6B9DA90A3}</b:Guid>
    <b:Title>Elementos de electromagnetismo</b:Title>
    <b:Year>2003</b:Year>
    <b:City>México D. F.</b:City>
    <b:Publisher>Oxford University Press</b:Publisher>
    <b:Author>
      <b:Author>
        <b:NameList>
          <b:Person>
            <b:Last>Sadiku</b:Last>
            <b:First>Matthew N. O.</b:First>
          </b:Person>
        </b:NameList>
      </b:Author>
    </b:Author>
    <b:Edition>3rd</b:Edition>
    <b:RefOrder>38</b:RefOrder>
  </b:Source>
  <b:Source>
    <b:Tag>MarcadorDePosición1</b:Tag>
    <b:SourceType>Book</b:SourceType>
    <b:Guid>{5A46FBCE-2317-4F01-9DD5-9F1C158BA9CE}</b:Guid>
    <b:Title>Microwave Engineering</b:Title>
    <b:Year>2012</b:Year>
    <b:City>Hoboken</b:City>
    <b:Publisher>John Wiley &amp; Sons</b:Publisher>
    <b:Author>
      <b:Author>
        <b:NameList>
          <b:Person>
            <b:Last>Pozar</b:Last>
            <b:First>David. M</b:First>
          </b:Person>
        </b:NameList>
      </b:Author>
    </b:Author>
    <b:Edition>4th</b:Edition>
    <b:RefOrder>39</b:RefOrder>
  </b:Source>
</b:Sources>
</file>

<file path=customXml/itemProps1.xml><?xml version="1.0" encoding="utf-8"?>
<ds:datastoreItem xmlns:ds="http://schemas.openxmlformats.org/officeDocument/2006/customXml" ds:itemID="{71334E21-6B6C-4687-847F-D6F99FF4EB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1181c6-4963-4f9c-a6e4-d7efb21233a0"/>
    <ds:schemaRef ds:uri="152b35e6-23a1-4beb-a1fd-2689778f605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58D4DAF-C7F0-4FA3-950B-89D41305B414}">
  <ds:schemaRefs>
    <ds:schemaRef ds:uri="http://schemas.microsoft.com/office/2006/metadata/properties"/>
    <ds:schemaRef ds:uri="http://schemas.microsoft.com/office/infopath/2007/PartnerControls"/>
    <ds:schemaRef ds:uri="152b35e6-23a1-4beb-a1fd-2689778f6058"/>
  </ds:schemaRefs>
</ds:datastoreItem>
</file>

<file path=customXml/itemProps3.xml><?xml version="1.0" encoding="utf-8"?>
<ds:datastoreItem xmlns:ds="http://schemas.openxmlformats.org/officeDocument/2006/customXml" ds:itemID="{7F74FD34-EBDF-4094-A9AD-E46225785B9A}">
  <ds:schemaRefs>
    <ds:schemaRef ds:uri="http://schemas.microsoft.com/sharepoint/v3/contenttype/forms"/>
  </ds:schemaRefs>
</ds:datastoreItem>
</file>

<file path=customXml/itemProps4.xml><?xml version="1.0" encoding="utf-8"?>
<ds:datastoreItem xmlns:ds="http://schemas.openxmlformats.org/officeDocument/2006/customXml" ds:itemID="{5536E029-DFBE-4035-BD65-6D509AFD3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61</Pages>
  <Words>17676</Words>
  <Characters>97224</Characters>
  <Application>Microsoft Office Word</Application>
  <DocSecurity>0</DocSecurity>
  <Lines>810</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2025-11-20T17:52:00Z</dcterms:created>
  <dcterms:modified xsi:type="dcterms:W3CDTF">2026-05-15T05:27:00Z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0x01010015BDB27AF1A6EC4C99611A7AD03A3206</vt:lpwstr>
  </property>
  <property fmtid="{D5CDD505-2E9C-101B-9397-08002B2CF9AE}" pid="3" name="GrammarlyDocumentId">
    <vt:lpwstr>7af31f91-70f7-4e00-8546-7083f251399e</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Unique User Id_1">
    <vt:lpwstr>d99da2c3-3027-3b08-a23f-a7a11fee75bc</vt:lpwstr>
  </property>
  <property fmtid="{D5CDD505-2E9C-101B-9397-08002B2CF9AE}" pid="26" name="Mendeley Citation Style_1">
    <vt:lpwstr>http://www.zotero.org/styles/apa</vt:lpwstr>
  </property>
</Properties>
</file>